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About</w:t>
      </w:r>
    </w:p>
    <w:p w:rsidR="00000000" w:rsidDel="00000000" w:rsidP="00000000" w:rsidRDefault="00000000" w:rsidRPr="00000000" w14:paraId="00000002">
      <w:pPr>
        <w:widowControl w:val="0"/>
        <w:spacing w:after="200" w:lineRule="auto"/>
        <w:rPr>
          <w:rFonts w:ascii="Calibri" w:cs="Calibri" w:eastAsia="Calibri" w:hAnsi="Calibri"/>
        </w:rPr>
      </w:pPr>
      <w:r w:rsidDel="00000000" w:rsidR="00000000" w:rsidRPr="00000000">
        <w:rPr>
          <w:rFonts w:ascii="Calibri" w:cs="Calibri" w:eastAsia="Calibri" w:hAnsi="Calibri"/>
          <w:i w:val="1"/>
          <w:iCs w:val="1"/>
          <w:rtl w:val="0"/>
        </w:rPr>
        <w:t xml:space="preserve">The Genesis Book </w:t>
      </w:r>
      <w:r w:rsidDel="00000000" w:rsidR="00000000" w:rsidRPr="00000000">
        <w:rPr>
          <w:rFonts w:ascii="Calibri" w:cs="Calibri" w:eastAsia="Calibri" w:hAnsi="Calibri"/>
          <w:rtl w:val="0"/>
        </w:rPr>
        <w:t xml:space="preserve">is a research project by Aaron van Wirdum, which will eventually be published as a book by the same name. It traces back the origins of Bitcoin by telling the story of the people and projects that ultimately led to the launch of the world’s first and most successful peer-to-peer electronic cash system.</w:t>
      </w:r>
    </w:p>
    <w:p w:rsidR="00000000" w:rsidDel="00000000" w:rsidP="00000000" w:rsidRDefault="00000000" w:rsidRPr="00000000" w14:paraId="00000003">
      <w:pPr>
        <w:widowControl w:val="0"/>
        <w:spacing w:after="200" w:lineRule="auto"/>
        <w:rPr>
          <w:rFonts w:ascii="Calibri" w:cs="Calibri" w:eastAsia="Calibri" w:hAnsi="Calibri"/>
        </w:rPr>
      </w:pPr>
      <w:r w:rsidDel="00000000" w:rsidR="00000000" w:rsidRPr="00000000">
        <w:rPr>
          <w:rFonts w:ascii="Calibri" w:cs="Calibri" w:eastAsia="Calibri" w:hAnsi="Calibri"/>
          <w:rtl w:val="0"/>
        </w:rPr>
        <w:t xml:space="preserve">After several years of research and writing, a draft version of </w:t>
      </w:r>
      <w:r w:rsidDel="00000000" w:rsidR="00000000" w:rsidRPr="00000000">
        <w:rPr>
          <w:rFonts w:ascii="Calibri" w:cs="Calibri" w:eastAsia="Calibri" w:hAnsi="Calibri"/>
          <w:i w:val="1"/>
          <w:iCs w:val="1"/>
          <w:rtl w:val="0"/>
        </w:rPr>
        <w:t xml:space="preserve">The Genesis Book </w:t>
      </w:r>
      <w:r w:rsidDel="00000000" w:rsidR="00000000" w:rsidRPr="00000000">
        <w:rPr>
          <w:rFonts w:ascii="Calibri" w:cs="Calibri" w:eastAsia="Calibri" w:hAnsi="Calibri"/>
          <w:rtl w:val="0"/>
        </w:rPr>
        <w:t xml:space="preserve">wa</w:t>
      </w:r>
      <w:r w:rsidDel="00000000" w:rsidR="00000000" w:rsidRPr="00000000">
        <w:rPr>
          <w:rFonts w:ascii="Calibri" w:cs="Calibri" w:eastAsia="Calibri" w:hAnsi="Calibri"/>
          <w:rtl w:val="0"/>
        </w:rPr>
        <w:t xml:space="preserve">s published online in May 2023 under the </w:t>
      </w:r>
      <w:commentRangeStart w:id="0"/>
      <w:hyperlink r:id="rId8">
        <w:r w:rsidDel="00000000" w:rsidR="00000000" w:rsidRPr="00000000">
          <w:rPr>
            <w:rFonts w:ascii="Calibri" w:cs="Calibri" w:eastAsia="Calibri" w:hAnsi="Calibri"/>
            <w:u w:val="single"/>
            <w:rtl w:val="0"/>
          </w:rPr>
          <w:t xml:space="preserve">Attribution-NonCommercial-NoDerivs 2.0 Generic (CC BY-NC-ND 2.0</w:t>
        </w:r>
      </w:hyperlink>
      <w:commentRangeEnd w:id="0"/>
      <w:r w:rsidDel="00000000" w:rsidR="00000000" w:rsidRPr="00000000">
        <w:commentReference w:id="0"/>
      </w:r>
      <w:hyperlink r:id="rId9">
        <w:r w:rsidDel="00000000" w:rsidR="00000000" w:rsidRPr="00000000">
          <w:rPr>
            <w:rFonts w:ascii="Calibri" w:cs="Calibri" w:eastAsia="Calibri" w:hAnsi="Calibri"/>
            <w:u w:val="single"/>
            <w:rtl w:val="0"/>
          </w:rPr>
          <w:t xml:space="preserve">)</w:t>
        </w:r>
      </w:hyperlink>
      <w:r w:rsidDel="00000000" w:rsidR="00000000" w:rsidRPr="00000000">
        <w:rPr>
          <w:rFonts w:ascii="Calibri" w:cs="Calibri" w:eastAsia="Calibri" w:hAnsi="Calibri"/>
          <w:rtl w:val="0"/>
        </w:rPr>
        <w:t xml:space="preserve"> creative commons license.</w:t>
      </w:r>
      <w:ins w:author="Robbert Walstra" w:id="0" w:date="2023-05-20T15:27:47Z">
        <w:commentRangeStart w:id="1"/>
        <w:commentRangeStart w:id="2"/>
        <w:r w:rsidDel="00000000" w:rsidR="00000000" w:rsidRPr="00000000">
          <w:rPr>
            <w:rFonts w:ascii="Calibri" w:cs="Calibri" w:eastAsia="Calibri" w:hAnsi="Calibri"/>
            <w:vertAlign w:val="superscript"/>
          </w:rPr>
          <w:footnoteReference w:customMarkFollows="0" w:id="0"/>
        </w:r>
      </w:ins>
      <w:commentRangeEnd w:id="1"/>
      <w:r w:rsidDel="00000000" w:rsidR="00000000" w:rsidRPr="00000000">
        <w:commentReference w:id="1"/>
      </w:r>
      <w:commentRangeEnd w:id="2"/>
      <w:r w:rsidDel="00000000" w:rsidR="00000000" w:rsidRPr="00000000">
        <w:commentReference w:id="2"/>
      </w:r>
      <w:r w:rsidDel="00000000" w:rsidR="00000000" w:rsidRPr="00000000">
        <w:rPr>
          <w:rFonts w:ascii="Calibri" w:cs="Calibri" w:eastAsia="Calibri" w:hAnsi="Calibri"/>
          <w:rtl w:val="0"/>
        </w:rPr>
        <w:t xml:space="preserve"> Anyone is now </w:t>
      </w:r>
      <w:r w:rsidDel="00000000" w:rsidR="00000000" w:rsidRPr="00000000">
        <w:rPr>
          <w:rFonts w:ascii="Calibri" w:cs="Calibri" w:eastAsia="Calibri" w:hAnsi="Calibri"/>
          <w:rtl w:val="0"/>
        </w:rPr>
        <w:t xml:space="preserve">invited</w:t>
      </w:r>
      <w:r w:rsidDel="00000000" w:rsidR="00000000" w:rsidRPr="00000000">
        <w:rPr>
          <w:rFonts w:ascii="Calibri" w:cs="Calibri" w:eastAsia="Calibri" w:hAnsi="Calibri"/>
          <w:rtl w:val="0"/>
        </w:rPr>
        <w:t xml:space="preserve"> to read the text and offer feedback, provide additional information, suggest corrections or contribute in other ways. In Bitcoin parlance, the book has been “open sourced”.</w:t>
      </w:r>
      <w:r w:rsidDel="00000000" w:rsidR="00000000" w:rsidRPr="00000000">
        <w:rPr>
          <w:rtl w:val="0"/>
        </w:rPr>
      </w:r>
    </w:p>
    <w:p w:rsidR="00000000" w:rsidDel="00000000" w:rsidP="00000000" w:rsidRDefault="00000000" w:rsidRPr="00000000" w14:paraId="00000004">
      <w:pPr>
        <w:widowControl w:val="0"/>
        <w:spacing w:after="200" w:lineRule="auto"/>
        <w:rPr>
          <w:rFonts w:ascii="Calibri" w:cs="Calibri" w:eastAsia="Calibri" w:hAnsi="Calibri"/>
        </w:rPr>
      </w:pPr>
      <w:r w:rsidDel="00000000" w:rsidR="00000000" w:rsidRPr="00000000">
        <w:rPr>
          <w:rFonts w:ascii="Calibri" w:cs="Calibri" w:eastAsia="Calibri" w:hAnsi="Calibri"/>
          <w:rtl w:val="0"/>
        </w:rPr>
        <w:t xml:space="preserve">The easiest way to contribute is by commenting or making suggestions directly in these Google Docs. Alternatively, input can be sent to bitcointhegenesisbook@gmail.com. Anyone who contributed to </w:t>
      </w:r>
      <w:r w:rsidDel="00000000" w:rsidR="00000000" w:rsidRPr="00000000">
        <w:rPr>
          <w:rFonts w:ascii="Calibri" w:cs="Calibri" w:eastAsia="Calibri" w:hAnsi="Calibri"/>
          <w:i w:val="1"/>
          <w:iCs w:val="1"/>
          <w:rtl w:val="0"/>
        </w:rPr>
        <w:t xml:space="preserve">The Genesis Book </w:t>
      </w:r>
      <w:r w:rsidDel="00000000" w:rsidR="00000000" w:rsidRPr="00000000">
        <w:rPr>
          <w:rFonts w:ascii="Calibri" w:cs="Calibri" w:eastAsia="Calibri" w:hAnsi="Calibri"/>
          <w:rtl w:val="0"/>
        </w:rPr>
        <w:t xml:space="preserve">in any way is welcome to add their name (or alias) to the </w:t>
      </w:r>
      <w:hyperlink r:id="rId10">
        <w:r w:rsidDel="00000000" w:rsidR="00000000" w:rsidRPr="00000000">
          <w:rPr>
            <w:rFonts w:ascii="Calibri" w:cs="Calibri" w:eastAsia="Calibri" w:hAnsi="Calibri"/>
            <w:u w:val="single"/>
            <w:rtl w:val="0"/>
          </w:rPr>
          <w:t xml:space="preserve">contributors page</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05">
      <w:pPr>
        <w:widowControl w:val="0"/>
        <w:spacing w:after="20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FAQ:</w:t>
        <w:br w:type="textWrapping"/>
      </w:r>
      <w:r w:rsidDel="00000000" w:rsidR="00000000" w:rsidRPr="00000000">
        <w:rPr>
          <w:rFonts w:ascii="Calibri" w:cs="Calibri" w:eastAsia="Calibri" w:hAnsi="Calibri"/>
          <w:rtl w:val="0"/>
        </w:rPr>
        <w:t xml:space="preserve">(Feel free to suggest any questions you may have.)</w:t>
        <w:br w:type="textWrapping"/>
        <w:br w:type="textWrapping"/>
      </w:r>
      <w:r w:rsidDel="00000000" w:rsidR="00000000" w:rsidRPr="00000000">
        <w:rPr>
          <w:rFonts w:ascii="Calibri" w:cs="Calibri" w:eastAsia="Calibri" w:hAnsi="Calibri"/>
          <w:i w:val="1"/>
          <w:iCs w:val="1"/>
          <w:rtl w:val="0"/>
        </w:rPr>
        <w:t xml:space="preserve">Have you considered hosting the project on GitHub or elsewhere?</w:t>
      </w:r>
    </w:p>
    <w:p w:rsidR="00000000" w:rsidDel="00000000" w:rsidP="00000000" w:rsidRDefault="00000000" w:rsidRPr="00000000" w14:paraId="00000006">
      <w:pPr>
        <w:widowControl w:val="0"/>
        <w:spacing w:after="200" w:lineRule="auto"/>
        <w:rPr>
          <w:rFonts w:ascii="Calibri" w:cs="Calibri" w:eastAsia="Calibri" w:hAnsi="Calibri"/>
        </w:rPr>
      </w:pPr>
      <w:commentRangeStart w:id="3"/>
      <w:r w:rsidDel="00000000" w:rsidR="00000000" w:rsidRPr="00000000">
        <w:rPr>
          <w:rFonts w:ascii="Calibri" w:cs="Calibri" w:eastAsia="Calibri" w:hAnsi="Calibri"/>
          <w:rtl w:val="0"/>
        </w:rPr>
        <w:t xml:space="preserve">Yes, GitHub was my </w:t>
      </w:r>
      <w:r w:rsidDel="00000000" w:rsidR="00000000" w:rsidRPr="00000000">
        <w:rPr>
          <w:rFonts w:ascii="Calibri" w:cs="Calibri" w:eastAsia="Calibri" w:hAnsi="Calibri"/>
          <w:rtl w:val="0"/>
        </w:rPr>
        <w:t xml:space="preserve">first idea, but I think Google Docs is easier to use for most people (including myself), so I figured that actually makes more sense for this purpose.</w:t>
      </w:r>
      <w:commentRangeEnd w:id="3"/>
      <w:r w:rsidDel="00000000" w:rsidR="00000000" w:rsidRPr="00000000">
        <w:commentReference w:id="3"/>
      </w:r>
      <w:r w:rsidDel="00000000" w:rsidR="00000000" w:rsidRPr="00000000">
        <w:rPr>
          <w:rFonts w:ascii="Calibri" w:cs="Calibri" w:eastAsia="Calibri" w:hAnsi="Calibri"/>
          <w:rtl w:val="0"/>
        </w:rPr>
        <w:br w:type="textWrapping"/>
        <w:br w:type="textWrapping"/>
        <w:t xml:space="preserve">I don’t like that Google Docs depends on non-free software, nor that it leaks info about the people reading the documents. But I am a pretty big fan of the functionality of Google Docs, so that's the tradeoff I'm making for now.</w:t>
      </w:r>
    </w:p>
    <w:p w:rsidR="00000000" w:rsidDel="00000000" w:rsidP="00000000" w:rsidRDefault="00000000" w:rsidRPr="00000000" w14:paraId="00000007">
      <w:pPr>
        <w:widowControl w:val="0"/>
        <w:spacing w:after="200" w:lineRule="auto"/>
        <w:rPr>
          <w:rFonts w:ascii="Calibri" w:cs="Calibri" w:eastAsia="Calibri" w:hAnsi="Calibri"/>
        </w:rPr>
      </w:pPr>
      <w:r w:rsidDel="00000000" w:rsidR="00000000" w:rsidRPr="00000000">
        <w:rPr>
          <w:rFonts w:ascii="Calibri" w:cs="Calibri" w:eastAsia="Calibri" w:hAnsi="Calibri"/>
          <w:rtl w:val="0"/>
        </w:rPr>
        <w:t xml:space="preserve">I also thought about publishing the project in different places at the same time (so both Google Docs and GitHub), but I worry that I'll lose track of changes if I do that, the texts get out of sync, and the editing process becomes a mess. So I've decided it's just Google Docs for now.</w:t>
      </w:r>
    </w:p>
    <w:p w:rsidR="00000000" w:rsidDel="00000000" w:rsidP="00000000" w:rsidRDefault="00000000" w:rsidRPr="00000000" w14:paraId="00000008">
      <w:pPr>
        <w:widowControl w:val="0"/>
        <w:spacing w:after="200" w:lineRule="auto"/>
        <w:rPr>
          <w:rFonts w:ascii="Calibri" w:cs="Calibri" w:eastAsia="Calibri" w:hAnsi="Calibri"/>
        </w:rPr>
      </w:pPr>
      <w:r w:rsidDel="00000000" w:rsidR="00000000" w:rsidRPr="00000000">
        <w:rPr>
          <w:rFonts w:ascii="Calibri" w:cs="Calibri" w:eastAsia="Calibri" w:hAnsi="Calibri"/>
          <w:rtl w:val="0"/>
        </w:rPr>
        <w:t xml:space="preserve">That said, I've published the text under a creative commons license which allows anyone to republish it in other places, if they like. If you email me, I can also send you the project as a .zip file with .docx documents for each chapter.</w:t>
      </w:r>
    </w:p>
    <w:p w:rsidR="00000000" w:rsidDel="00000000" w:rsidP="00000000" w:rsidRDefault="00000000" w:rsidRPr="00000000" w14:paraId="00000009">
      <w:pPr>
        <w:widowControl w:val="0"/>
        <w:spacing w:after="20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Do you have a donation address?</w:t>
      </w:r>
    </w:p>
    <w:p w:rsidR="00000000" w:rsidDel="00000000" w:rsidP="00000000" w:rsidRDefault="00000000" w:rsidRPr="00000000" w14:paraId="0000000A">
      <w:pPr>
        <w:widowControl w:val="0"/>
        <w:spacing w:after="200" w:lineRule="auto"/>
        <w:rPr>
          <w:rFonts w:ascii="Calibri" w:cs="Calibri" w:eastAsia="Calibri" w:hAnsi="Calibri"/>
        </w:rPr>
      </w:pPr>
      <w:r w:rsidDel="00000000" w:rsidR="00000000" w:rsidRPr="00000000">
        <w:rPr>
          <w:rFonts w:ascii="Calibri" w:cs="Calibri" w:eastAsia="Calibri" w:hAnsi="Calibri"/>
          <w:rtl w:val="0"/>
        </w:rPr>
        <w:t xml:space="preserve">On-chain: </w:t>
      </w:r>
      <w:hyperlink r:id="rId11">
        <w:r w:rsidDel="00000000" w:rsidR="00000000" w:rsidRPr="00000000">
          <w:rPr>
            <w:rFonts w:ascii="Calibri" w:cs="Calibri" w:eastAsia="Calibri" w:hAnsi="Calibri"/>
            <w:u w:val="single"/>
            <w:rtl w:val="0"/>
          </w:rPr>
          <w:t xml:space="preserve">bc1q0kcvdsdl8qzty2q23m6zy8a4kjm0m8w8qqvnj0</w:t>
        </w:r>
      </w:hyperlink>
      <w:r w:rsidDel="00000000" w:rsidR="00000000" w:rsidRPr="00000000">
        <w:rPr>
          <w:rFonts w:ascii="Calibri" w:cs="Calibri" w:eastAsia="Calibri" w:hAnsi="Calibri"/>
          <w:rtl w:val="0"/>
        </w:rPr>
        <w:t xml:space="preserve"> (will regularly refresh this if needed)</w:t>
        <w:br w:type="textWrapping"/>
        <w:t xml:space="preserve">Lightning: lnurl1dp68gurn8ghj7ampd3kx2ar0veekzar0wd5xjtnrdakj7tnhv4kxctttdehhwm30d3h82unvwqhhy6trdp3kzcnfdejhgvpek3klcd</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bert Walstra" w:id="1" w:date="2023-05-20T15:50:46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bert Walstra" w:id="0" w:date="2023-05-20T15:27:47Z"/>
          <w:rFonts w:ascii="Arial" w:cs="Arial" w:eastAsia="Arial" w:hAnsi="Arial"/>
          <w:b w:val="0"/>
          <w:bCs w:val="0"/>
          <w:i w:val="0"/>
          <w:iCs w:val="0"/>
          <w:smallCaps w:val="0"/>
          <w:strike w:val="0"/>
          <w:color w:val="000000"/>
          <w:sz w:val="22"/>
          <w:szCs w:val="22"/>
          <w:u w:val="none"/>
          <w:shd w:fill="auto" w:val="clear"/>
          <w:vertAlign w:val="baseline"/>
        </w:rPr>
      </w:pPr>
      <w:ins w:author="Robbert Walstra" w:id="0" w:date="2023-05-20T15:27:4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it more readable by moving CC license to a footnote, where in plain language its breadth is explained. If someone uses the work, they must share author’s name and refer to this CC-license. Using the correct CC symbols is optional.</w:t>
        </w:r>
      </w:ins>
    </w:p>
  </w:comment>
  <w:comment w:author="Aaron van Wirdum" w:id="2" w:date="2023-06-02T17:13:58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bert Walstra" w:id="0" w:date="2023-05-20T15:27:47Z"/>
          <w:rFonts w:ascii="Arial" w:cs="Arial" w:eastAsia="Arial" w:hAnsi="Arial"/>
          <w:b w:val="0"/>
          <w:bCs w:val="0"/>
          <w:i w:val="0"/>
          <w:iCs w:val="0"/>
          <w:smallCaps w:val="0"/>
          <w:strike w:val="0"/>
          <w:color w:val="000000"/>
          <w:sz w:val="22"/>
          <w:szCs w:val="22"/>
          <w:u w:val="none"/>
          <w:shd w:fill="auto" w:val="clear"/>
          <w:vertAlign w:val="baseline"/>
        </w:rPr>
      </w:pPr>
      <w:ins w:author="Robbert Walstra" w:id="0" w:date="2023-05-20T15:27:4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about right. Will just let this suggestion hang here so anyone can easily find your summary.</w:t>
        </w:r>
      </w:ins>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bert Walstra" w:id="0" w:date="2023-05-20T15:27:47Z"/>
          <w:rFonts w:ascii="Arial" w:cs="Arial" w:eastAsia="Arial" w:hAnsi="Arial"/>
          <w:b w:val="0"/>
          <w:bCs w:val="0"/>
          <w:i w:val="0"/>
          <w:iCs w:val="0"/>
          <w:smallCaps w:val="0"/>
          <w:strike w:val="0"/>
          <w:color w:val="000000"/>
          <w:sz w:val="22"/>
          <w:szCs w:val="22"/>
          <w:u w:val="none"/>
          <w:shd w:fill="auto" w:val="clear"/>
          <w:vertAlign w:val="baseline"/>
        </w:rPr>
      </w:pPr>
      <w:ins w:author="Robbert Walstra" w:id="0" w:date="2023-05-20T15:27:47Z">
        <w:r w:rsidDel="00000000" w:rsidR="00000000" w:rsidRPr="00000000">
          <w:rPr>
            <w:rtl w:val="0"/>
          </w:rPr>
        </w:r>
      </w:ins>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bert Walstra" w:id="0" w:date="2023-05-20T15:27:47Z"/>
          <w:rFonts w:ascii="Arial" w:cs="Arial" w:eastAsia="Arial" w:hAnsi="Arial"/>
          <w:b w:val="0"/>
          <w:bCs w:val="0"/>
          <w:i w:val="0"/>
          <w:iCs w:val="0"/>
          <w:smallCaps w:val="0"/>
          <w:strike w:val="0"/>
          <w:color w:val="000000"/>
          <w:sz w:val="22"/>
          <w:szCs w:val="22"/>
          <w:u w:val="none"/>
          <w:shd w:fill="auto" w:val="clear"/>
          <w:vertAlign w:val="baseline"/>
        </w:rPr>
      </w:pPr>
      <w:ins w:author="Robbert Walstra" w:id="0" w:date="2023-05-20T15:27:4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more detailed explanation of the license, people should follow the link.)</w:t>
        </w:r>
      </w:ins>
    </w:p>
  </w:comment>
  <w:comment w:author="Aaron van Wirdum" w:id="0" w:date="2024-02-03T19:40:40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bert Walstra" w:id="0" w:date="2023-05-20T15:27:47Z"/>
          <w:rFonts w:ascii="Arial" w:cs="Arial" w:eastAsia="Arial" w:hAnsi="Arial"/>
          <w:b w:val="0"/>
          <w:bCs w:val="0"/>
          <w:i w:val="0"/>
          <w:iCs w:val="0"/>
          <w:smallCaps w:val="0"/>
          <w:strike w:val="0"/>
          <w:color w:val="000000"/>
          <w:sz w:val="22"/>
          <w:szCs w:val="22"/>
          <w:u w:val="none"/>
          <w:shd w:fill="auto" w:val="clear"/>
          <w:vertAlign w:val="baseline"/>
        </w:rPr>
      </w:pPr>
      <w:ins w:author="Robbert Walstra" w:id="0" w:date="2023-05-20T15:27:4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probably update this.</w:t>
        </w:r>
      </w:ins>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bert Walstra" w:id="0" w:date="2023-05-20T15:27:47Z"/>
          <w:rFonts w:ascii="Arial" w:cs="Arial" w:eastAsia="Arial" w:hAnsi="Arial"/>
          <w:b w:val="0"/>
          <w:bCs w:val="0"/>
          <w:i w:val="0"/>
          <w:iCs w:val="0"/>
          <w:smallCaps w:val="0"/>
          <w:strike w:val="0"/>
          <w:color w:val="000000"/>
          <w:sz w:val="22"/>
          <w:szCs w:val="22"/>
          <w:u w:val="none"/>
          <w:shd w:fill="auto" w:val="clear"/>
          <w:vertAlign w:val="baseline"/>
        </w:rPr>
      </w:pPr>
      <w:ins w:author="Robbert Walstra" w:id="0" w:date="2023-05-20T15:27:47Z">
        <w:r w:rsidDel="00000000" w:rsidR="00000000" w:rsidRPr="00000000">
          <w:rPr>
            <w:rtl w:val="0"/>
          </w:rPr>
        </w:r>
      </w:ins>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bert Walstra" w:id="0" w:date="2023-05-20T15:27:47Z"/>
          <w:rFonts w:ascii="Arial" w:cs="Arial" w:eastAsia="Arial" w:hAnsi="Arial"/>
          <w:b w:val="0"/>
          <w:bCs w:val="0"/>
          <w:i w:val="0"/>
          <w:iCs w:val="0"/>
          <w:smallCaps w:val="0"/>
          <w:strike w:val="0"/>
          <w:color w:val="000000"/>
          <w:sz w:val="22"/>
          <w:szCs w:val="22"/>
          <w:u w:val="none"/>
          <w:shd w:fill="auto" w:val="clear"/>
          <w:vertAlign w:val="baseline"/>
        </w:rPr>
      </w:pPr>
      <w:ins w:author="Robbert Walstra" w:id="0" w:date="2023-05-20T15:27:4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https://www.creativecommons.org/licenses/by-nc-nd/4.0/legalcode.en</w:t>
        </w:r>
      </w:ins>
    </w:p>
  </w:comment>
  <w:comment w:author="Roger Davies" w:id="3" w:date="2024-01-03T20:54:00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bbert Walstra" w:id="0" w:date="2023-05-20T15:27:47Z"/>
          <w:rFonts w:ascii="Arial" w:cs="Arial" w:eastAsia="Arial" w:hAnsi="Arial"/>
          <w:b w:val="0"/>
          <w:bCs w:val="0"/>
          <w:i w:val="0"/>
          <w:iCs w:val="0"/>
          <w:smallCaps w:val="0"/>
          <w:strike w:val="0"/>
          <w:color w:val="000000"/>
          <w:sz w:val="22"/>
          <w:szCs w:val="22"/>
          <w:u w:val="none"/>
          <w:shd w:fill="auto" w:val="clear"/>
          <w:vertAlign w:val="baseline"/>
        </w:rPr>
      </w:pPr>
      <w:ins w:author="Robbert Walstra" w:id="0" w:date="2023-05-20T15:27:4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Github really is for coders, this is much simpler. I wouldn't have made this comment in Github, for example :-)</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B">
      <w:pPr>
        <w:widowControl w:val="0"/>
        <w:spacing w:after="200" w:lineRule="auto"/>
        <w:rPr>
          <w:ins w:author="Robbert Walstra" w:id="0" w:date="2023-05-20T15:27:47Z"/>
          <w:sz w:val="20"/>
          <w:szCs w:val="20"/>
          <w:rPrChange w:author="Robbert Walstra" w:id="1" w:date="2023-05-20T15:27:47Z">
            <w:rPr>
              <w:rFonts w:ascii="Calibri" w:cs="Calibri" w:eastAsia="Calibri" w:hAnsi="Calibri"/>
            </w:rPr>
          </w:rPrChange>
        </w:rPr>
      </w:pPr>
      <w:r w:rsidDel="00000000" w:rsidR="00000000" w:rsidRPr="00000000">
        <w:rPr>
          <w:rStyle w:val="FootnoteReference"/>
          <w:vertAlign w:val="superscript"/>
        </w:rPr>
        <w:footnoteRef/>
      </w:r>
      <w:ins w:author="Robbert Walstra" w:id="0" w:date="2023-05-20T15:27:47Z">
        <w:r w:rsidDel="00000000" w:rsidR="00000000" w:rsidRPr="00000000">
          <w:rPr>
            <w:sz w:val="16"/>
            <w:szCs w:val="16"/>
            <w:rtl w:val="0"/>
            <w:rPrChange w:author="Robbert Walstra" w:id="1" w:date="2023-05-20T15:27:47Z">
              <w:rPr>
                <w:rFonts w:ascii="Calibri" w:cs="Calibri" w:eastAsia="Calibri" w:hAnsi="Calibri"/>
              </w:rPr>
            </w:rPrChange>
          </w:rPr>
          <w:t xml:space="preserve">By using this book you agree that the author grants you non-exclusive rights to reproduce, display, and incorporate the book into collective works. These rights are perpetual and worldwide. You must not use the book for commercial gains or activities. When publishing, quoting or sharing (parts of) the book, you shall always provide appropriate credits and make this license known to third parties who are not aware of it. (Source: </w:t>
        </w:r>
        <w:r w:rsidDel="00000000" w:rsidR="00000000" w:rsidRPr="00000000">
          <w:rPr>
            <w:sz w:val="12"/>
            <w:szCs w:val="12"/>
            <w:rtl w:val="0"/>
            <w:rPrChange w:author="Robbert Walstra" w:id="1" w:date="2023-05-20T15:27:47Z">
              <w:rPr>
                <w:rFonts w:ascii="Calibri" w:cs="Calibri" w:eastAsia="Calibri" w:hAnsi="Calibri"/>
              </w:rPr>
            </w:rPrChange>
          </w:rPr>
          <w:t xml:space="preserve">https://www.creativecommons.org/licenses/by-nc-nd/2.0/)</w:t>
        </w:r>
        <w:r w:rsidDel="00000000" w:rsidR="00000000" w:rsidRPr="00000000">
          <w:rPr>
            <w:rtl w:val="0"/>
          </w:rPr>
        </w:r>
      </w:ins>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blockstream.info/address/bc1q0kcvdsdl8qzty2q23m6zy8a4kjm0m8w8qqvnj0" TargetMode="External"/><Relationship Id="rId10" Type="http://schemas.openxmlformats.org/officeDocument/2006/relationships/hyperlink" Target="https://docs.google.com/document/d/1uFaRaUYu-hFKlPHH_z8HrTzqsmbYBm3qX_ntLmKNEFA/edit?usp=sharing" TargetMode="External"/><Relationship Id="rId9" Type="http://schemas.openxmlformats.org/officeDocument/2006/relationships/hyperlink" Target="https://www.creativecommons.org/licenses/by-nc-nd/2.0/"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www.creativecommons.org/licenses/by-nc-nd/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