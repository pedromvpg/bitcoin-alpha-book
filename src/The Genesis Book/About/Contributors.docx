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ins w:author="Hugo De Jong" w:id="1" w:date="2026-01-23T10:00:14Z">
        <w:r w:rsidDel="00000000" w:rsidR="00000000" w:rsidRPr="00000000">
          <w:rPr>
            <w:rFonts w:ascii="Calibri" w:cs="Calibri" w:eastAsia="Calibri" w:hAnsi="Calibri"/>
            <w:b w:val="1"/>
            <w:bCs w:val="1"/>
            <w:rtl w:val="0"/>
            <w:rPrChange w:author="Hugo De Jong" w:id="2" w:date="2026-01-23T10:00:14Z">
              <w:rPr/>
            </w:rPrChange>
          </w:rPr>
          <w:t xml:space="preserve">GOOGLE EENS CRYPDHIS  </w:t>
        </w:r>
      </w:ins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{DRAFT}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  <w:t xml:space="preserve">Contributors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(Feel free to suggest your name here if you contributed to The Genesis Book in any way.)</w:t>
      </w:r>
    </w:p>
    <w:p w:rsidR="00000000" w:rsidDel="00000000" w:rsidP="00000000" w:rsidRDefault="00000000" w:rsidRPr="00000000" w14:paraId="00000003">
      <w:pPr>
        <w:rPr>
          <w:ins w:author="Anonymous" w:id="3" w:date="2023-07-14T10:51:51Z"/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Nadir Khan</w:t>
      </w:r>
      <w:ins w:author="Anonymous" w:id="3" w:date="2023-07-14T10:51:5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ins w:author="Anonymous" w:id="4" w:date="2023-07-14T10:51:53Z">
        <w:commentRangeStart w:id="0"/>
        <w:r w:rsidDel="00000000" w:rsidR="00000000" w:rsidRPr="00000000">
          <w:rPr>
            <w:rFonts w:ascii="Calibri" w:cs="Calibri" w:eastAsia="Calibri" w:hAnsi="Calibri"/>
            <w:rtl w:val="0"/>
          </w:rPr>
          <w:t xml:space="preserve">Thomas </w:t>
        </w:r>
      </w:ins>
      <w:ins w:author="Anonymous" w:id="5" w:date="2023-07-14T10:51:57Z">
        <w:commentRangeEnd w:id="0"/>
        <w:r w:rsidDel="00000000" w:rsidR="00000000" w:rsidRPr="00000000">
          <w:commentReference w:id="0"/>
        </w:r>
        <w:r w:rsidDel="00000000" w:rsidR="00000000" w:rsidRPr="00000000">
          <w:rPr>
            <w:rFonts w:ascii="Calibri" w:cs="Calibri" w:eastAsia="Calibri" w:hAnsi="Calibri"/>
            <w:rtl w:val="0"/>
          </w:rPr>
          <w:t xml:space="preserve">Fars</w:t>
        </w:r>
      </w:ins>
      <w:ins w:author="Anonymous" w:id="6" w:date="2023-07-14T10:51:58Z">
        <w:r w:rsidDel="00000000" w:rsidR="00000000" w:rsidRPr="00000000">
          <w:rPr>
            <w:rFonts w:ascii="Calibri" w:cs="Calibri" w:eastAsia="Calibri" w:hAnsi="Calibri"/>
            <w:rtl w:val="0"/>
          </w:rPr>
          <w:t xml:space="preserve">t</w:t>
        </w:r>
      </w:ins>
      <w:ins w:author="Anonymous" w:id="7" w:date="2023-07-14T10:52:00Z">
        <w:r w:rsidDel="00000000" w:rsidR="00000000" w:rsidRPr="00000000">
          <w:rPr>
            <w:rFonts w:ascii="Calibri" w:cs="Calibri" w:eastAsia="Calibri" w:hAnsi="Calibri"/>
            <w:rtl w:val="0"/>
          </w:rPr>
          <w:t xml:space="preserve">rike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0x3phemeralsoul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Ludovic Lars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  <w:sectPrChange w:author="Mahdi Tavakoli" w:id="0" w:date="2025-05-13T12:20:22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aron van Wirdum" w:id="0" w:date="2023-08-25T12:52:33Z"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ns w:author="Mahdi Tavakoli" w:id="8" w:date="2025-05-13T12:20:22Z"/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ins w:author="Mahdi Tavakoli" w:id="8" w:date="2025-05-13T12:20:22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Do you remember what suggestion(s) you made? I assume you made them anonymously, like this suggestion itself?</w:t>
        </w:r>
      </w:ins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ins w:author="Mahdi Tavakoli" w:id="8" w:date="2025-05-13T12:20:22Z"/>
        <w:rPrChange w:author="Mahdi Tavakoli" w:id="0" w:date="2025-05-13T12:20:22Z">
          <w:rPr>
            <w:rFonts w:ascii="Calibri" w:cs="Calibri" w:eastAsia="Calibri" w:hAnsi="Calibri"/>
          </w:rPr>
        </w:rPrChange>
      </w:rPr>
    </w:pPr>
    <w:ins w:author="Mahdi Tavakoli" w:id="8" w:date="2025-05-13T12:20:22Z"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به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نام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خداوند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جان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و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خرد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کز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این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برتر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اندیشه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بر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نگدرد</w:t>
      </w:r>
      <w:r w:rsidDel="00000000" w:rsidR="00000000" w:rsidRPr="00000000">
        <w:rPr>
          <w:rtl w:val="1"/>
          <w:rPrChange w:author="Mahdi Tavakoli" w:id="0" w:date="2025-05-13T12:20:22Z">
            <w:rPr>
              <w:rFonts w:ascii="Calibri" w:cs="Calibri" w:eastAsia="Calibri" w:hAnsi="Calibri"/>
            </w:rPr>
          </w:rPrChange>
        </w:rPr>
        <w:t xml:space="preserve"> </w:t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