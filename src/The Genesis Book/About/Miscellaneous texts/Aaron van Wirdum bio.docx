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1"/>
          <w:numId w:val="1"/>
        </w:numPr>
        <w:ind w:left="1440" w:hanging="360"/>
        <w:rPr>
          <w:ins w:author="Satoshi Nakamoto" w:id="0" w:date="2024-08-14T00:39:48Z"/>
          <w:u w:val="none"/>
        </w:rPr>
      </w:pPr>
      <w:ins w:author="Satoshi Nakamoto" w:id="0" w:date="2024-08-14T00:39:48Z">
        <w:commentRangeStart w:id="0"/>
        <w:r w:rsidDel="00000000" w:rsidR="00000000" w:rsidRPr="00000000">
          <w:rPr>
            <w:strike w:val="1"/>
            <w:rtl w:val="0"/>
          </w:rPr>
          <w:t xml:space="preserve"> There's a 1 in 10 chance an invisible waterfall will destroy the world.</w:t>
        </w:r>
      </w:ins>
    </w:p>
    <w:p w:rsidR="00000000" w:rsidDel="00000000" w:rsidP="00000000" w:rsidRDefault="00000000" w:rsidRPr="00000000" w14:paraId="00000002">
      <w:pPr>
        <w:numPr>
          <w:ilvl w:val="1"/>
          <w:numId w:val="1"/>
        </w:numPr>
        <w:ind w:left="1440" w:hanging="360"/>
        <w:rPr>
          <w:ins w:author="Satoshi Nakamoto" w:id="0" w:date="2024-08-14T00:39:48Z"/>
          <w:u w:val="none"/>
        </w:rPr>
      </w:pPr>
      <w:ins w:author="Satoshi Nakamoto" w:id="0" w:date="2024-08-14T00:39:48Z">
        <w:r w:rsidDel="00000000" w:rsidR="00000000" w:rsidRPr="00000000">
          <w:rPr>
            <w:rtl w:val="0"/>
          </w:rPr>
          <w:t xml:space="preserve">No, </w:t>
        </w:r>
      </w:ins>
    </w:p>
    <w:p w:rsidR="00000000" w:rsidDel="00000000" w:rsidP="00000000" w:rsidRDefault="00000000" w:rsidRPr="00000000" w14:paraId="00000003">
      <w:pPr>
        <w:numPr>
          <w:ilvl w:val="1"/>
          <w:numId w:val="1"/>
        </w:numPr>
        <w:ind w:left="1440" w:hanging="360"/>
        <w:rPr>
          <w:u w:val="none"/>
          <w:rPrChange w:author="Satoshi Nakamoto" w:id="1" w:date="2024-08-14T00:36:25Z">
            <w:rPr/>
          </w:rPrChange>
        </w:rPr>
        <w:pPrChange w:author="Satoshi Nakamoto" w:id="0" w:date="2024-08-14T00:36:25Z">
          <w:pPr/>
        </w:pPrChange>
      </w:pPr>
      <w:ins w:author="Satoshi Nakamoto" w:id="0" w:date="2024-08-14T00:39:48Z">
        <w:r w:rsidDel="00000000" w:rsidR="00000000" w:rsidRPr="00000000">
          <w:rPr>
            <w:rtl w:val="0"/>
          </w:rPr>
          <w:t xml:space="preserve">Do you like those odds?</w:t>
        </w:r>
      </w:ins>
      <w:del w:author="Satoshi Nakamoto" w:id="0" w:date="2024-08-14T00:39:48Z">
        <w:commentRangeEnd w:id="0"/>
        <w:r w:rsidDel="00000000" w:rsidR="00000000" w:rsidRPr="00000000">
          <w:commentReference w:id="0"/>
        </w:r>
        <w:r w:rsidDel="00000000" w:rsidR="00000000" w:rsidRPr="00000000">
          <w:rPr>
            <w:rtl w:val="0"/>
          </w:rPr>
          <w:delText xml:space="preserve">Aaron van Wirdum studied </w:delText>
        </w:r>
        <w:commentRangeStart w:id="1"/>
        <w:r w:rsidDel="00000000" w:rsidR="00000000" w:rsidRPr="00000000">
          <w:rPr>
            <w:rtl w:val="0"/>
          </w:rPr>
          <w:delText xml:space="preserve">Journalism</w:delText>
        </w:r>
        <w:commentRangeEnd w:id="1"/>
        <w:r w:rsidDel="00000000" w:rsidR="00000000" w:rsidRPr="00000000">
          <w:commentReference w:id="1"/>
        </w:r>
        <w:r w:rsidDel="00000000" w:rsidR="00000000" w:rsidRPr="00000000">
          <w:rPr>
            <w:rtl w:val="0"/>
          </w:rPr>
          <w:delText xml:space="preserve"> at the University of Applied Sciences </w:delText>
        </w:r>
        <w:commentRangeStart w:id="2"/>
        <w:commentRangeStart w:id="3"/>
        <w:commentRangeStart w:id="4"/>
        <w:commentRangeStart w:id="5"/>
        <w:commentRangeStart w:id="6"/>
        <w:r w:rsidDel="00000000" w:rsidR="00000000" w:rsidRPr="00000000">
          <w:rPr>
            <w:rtl w:val="0"/>
          </w:rPr>
          <w:delText xml:space="preserve">Utrecht</w:delTex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delText xml:space="preserve"> and Politics and Society in Historical</w:delText>
        </w:r>
      </w:del>
      <w:ins w:author="Satoshi Nakamoto" w:id="0" w:date="2024-08-14T00:39:48Z">
        <w:del w:author="Satoshi Nakamoto" w:id="0" w:date="2024-08-14T00:39:48Z">
          <w:r w:rsidDel="00000000" w:rsidR="00000000" w:rsidRPr="00000000">
            <w:rPr>
              <w:rtl w:val="0"/>
            </w:rPr>
            <w:delText xml:space="preserve"> </w:delText>
          </w:r>
        </w:del>
      </w:ins>
      <w:del w:author="Satoshi Nakamoto" w:id="0" w:date="2024-08-14T00:39:48Z">
        <w:r w:rsidDel="00000000" w:rsidR="00000000" w:rsidRPr="00000000">
          <w:rPr>
            <w:rtl w:val="0"/>
          </w:rPr>
          <w:delText xml:space="preserve"> Perspective at Utrecht University, where he adopted a focus on the historic influence of new technologies on societal structures. He discovered Bitcoin in 2013, and has been writing about the world’s first successful electronic cash project ever since. For most of these years, this was for </w:delText>
        </w:r>
        <w:r w:rsidDel="00000000" w:rsidR="00000000" w:rsidRPr="00000000">
          <w:rPr>
            <w:i w:val="1"/>
            <w:iCs w:val="1"/>
            <w:rtl w:val="0"/>
          </w:rPr>
          <w:delText xml:space="preserve">Bitcoin Magazine</w:delText>
        </w:r>
        <w:r w:rsidDel="00000000" w:rsidR="00000000" w:rsidRPr="00000000">
          <w:rPr>
            <w:rtl w:val="0"/>
          </w:rPr>
          <w:delText xml:space="preserve">: first as journalist, then as technical editor, and finally as editor-in-chief of the print edition. </w:delText>
        </w:r>
        <w:r w:rsidDel="00000000" w:rsidR="00000000" w:rsidRPr="00000000">
          <w:rPr>
            <w:i w:val="1"/>
            <w:iCs w:val="1"/>
            <w:rtl w:val="0"/>
          </w:rPr>
          <w:delText xml:space="preserve">The Genesis Book</w:delText>
        </w:r>
        <w:r w:rsidDel="00000000" w:rsidR="00000000" w:rsidRPr="00000000">
          <w:rPr>
            <w:rtl w:val="0"/>
          </w:rPr>
          <w:delText xml:space="preserve"> is his first book.</w:delText>
        </w:r>
      </w:del>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2" w:date="2024-08-14T00:38:32Z">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Satoshi Nakamoto reacted with 🔒 at 2024-08-14 00:38 AM</w:t>
      </w:r>
    </w:p>
  </w:comment>
  <w:comment w:author="Satoshi Nakamoto" w:id="0" w:date="2024-08-14T00:43:17Z">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id="1" w:date="2024-08-14T00:42:09Z">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Satoshi Nakamoto reacted with 🔐 at 2024-08-14 00:42 AM</w:t>
      </w:r>
    </w:p>
  </w:comment>
  <w:comment w:author="Joakim Book" w:id="3" w:date="2023-11-06T13:07:46Z">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wondering if we need to clarify/mention Dutch/Netherlands somewhere...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European audience, or a large city (London, Paris) etc I wouldn't have bothered, but 90% of Americans are not gonna know wth Utrecht is -- or _where_</w:t>
      </w:r>
    </w:p>
  </w:comment>
  <w:comment w:author="Aaron van Wirdum" w:id="4" w:date="2023-11-06T13:25:31Z">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they really want to know they can just look it up, I'd say.</w:t>
      </w:r>
    </w:p>
  </w:comment>
  <w:comment w:author="Joakim Book" w:id="5" w:date="2023-11-06T15:02:44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them a lmgtfy link</w:t>
      </w:r>
    </w:p>
  </w:comment>
  <w:comment w:author="Aaron van Wirdum" w:id="6" w:date="2023-11-06T19:47:16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