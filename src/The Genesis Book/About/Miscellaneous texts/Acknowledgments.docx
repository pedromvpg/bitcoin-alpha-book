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could not have written this book without the help I received from so many people.</w:t>
      </w:r>
      <w:r w:rsidDel="00000000" w:rsidR="00000000" w:rsidRPr="00000000">
        <w:rPr>
          <w:rtl w:val="0"/>
        </w:rPr>
        <w:br w:type="textWrapping"/>
        <w:br w:type="textWrapping"/>
        <w:t xml:space="preserve">First of all, a big thank you to David Bailey, who offered me the time and opportunity to work on this book while at </w:t>
      </w:r>
      <w:r w:rsidDel="00000000" w:rsidR="00000000" w:rsidRPr="00000000">
        <w:rPr>
          <w:i w:val="1"/>
          <w:iCs w:val="1"/>
          <w:rtl w:val="0"/>
        </w:rPr>
        <w:t xml:space="preserve">Bitcoin Magazine</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Next, I need to thank my editors Pete Rizzo, who was patient enough to read the very sloppy early drafts and help structure the story, and Joakim Book, who made the text look good, caught some mistakes that no one else saw, and helped me get it all over the finish 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also very grateful for the support I received from other (former) </w:t>
      </w:r>
      <w:r w:rsidDel="00000000" w:rsidR="00000000" w:rsidRPr="00000000">
        <w:rPr>
          <w:i w:val="1"/>
          <w:iCs w:val="1"/>
          <w:rtl w:val="0"/>
        </w:rPr>
        <w:t xml:space="preserve">Bitcoin Magazine</w:t>
      </w:r>
      <w:r w:rsidDel="00000000" w:rsidR="00000000" w:rsidRPr="00000000">
        <w:rPr>
          <w:rtl w:val="0"/>
        </w:rPr>
        <w:t xml:space="preserve"> colleagues, in particular Ellen Sullivan and Christian Keroles.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very lucky that a number of people featured in the book itself were available for interviews and/or feedback, including (in alphabetical order) Adam Back, David Chaum, Douglas Jackson, Gregory Maxwell, Martin Hellman, Nick Szabo, Richard Stallman, Scott Stornetta, Tom Morrow, Wei Dai, and Whitfield Diffie. Thank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Special thanks go out to domain experts who were gracious enough to proofread early chapter drafts, most notably Adam Gibson, Bryan Bishop, Eduard de Jong, Jan Burgers, Tony Klausing, Vijay Boyapati, and Wolf von Laer.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various reasons, I’d also like to thank Austin Hill, Andreas Antonopoulos, Ferdinando Ametrano, Jurjen Bos, LENA, Marcel van der Peijl, </w:t>
      </w:r>
      <w:ins w:author="Aaron van Wirdum" w:id="0" w:date="2024-01-02T15:46:29Z">
        <w:commentRangeStart w:id="0"/>
        <w:r w:rsidDel="00000000" w:rsidR="00000000" w:rsidRPr="00000000">
          <w:rPr>
            <w:rtl w:val="0"/>
          </w:rPr>
          <w:t xml:space="preserve">Robert Hettinga, </w:t>
        </w:r>
      </w:ins>
      <w:commentRangeEnd w:id="0"/>
      <w:r w:rsidDel="00000000" w:rsidR="00000000" w:rsidRPr="00000000">
        <w:commentReference w:id="0"/>
      </w:r>
      <w:r w:rsidDel="00000000" w:rsidR="00000000" w:rsidRPr="00000000">
        <w:rPr>
          <w:rtl w:val="0"/>
        </w:rPr>
        <w:t xml:space="preserve">Tuur Demeester, and Wouter Habraken.</w:t>
        <w:br w:type="textWrapping"/>
        <w:br w:type="textWrapping"/>
        <w:t xml:space="preserve">In May of 2023, I “open sourced” this book, that is, I published the text on Google Docs as an open invitation for anyone to read it and make suggestions. Throughout the following months a range of people indeed offered contributions, some small, some big. These are: 0x3phemeralsoul, Antoine Poinsot, Ben Murdock, Bitcoin Graffiti, Fractal Encrypt, Giacomo Zucco, Haarman Haarman, Info Scholarium, Jake Franklin, Jake Thomas, Jan-Paul Franken, Joao Bordalo, Jonathan Bier, John Doe, Leonhard Weese, Ludovic Lars, Marc Bonenberger, Mengu Gulmen, Muhammad Saqib Arfeen, Nadir Khan, Nick Nell, Pieter Meulenhoff, Richard Hogan, Thomas Farstrike, Will Wohler, and Zionfuo.</w:t>
        <w:br w:type="textWrapping"/>
        <w:br w:type="textWrapping"/>
        <w:t xml:space="preserve">Finally, I’d like to thank my family and friends (especially Frederique Mol) for their support over the years, as well as anyone who helped me on my Bitcoin journey since 2013.</w:t>
        <w:br w:type="textWrapping"/>
      </w:r>
    </w:p>
    <w:p w:rsidR="00000000" w:rsidDel="00000000" w:rsidP="00000000" w:rsidRDefault="00000000" w:rsidRPr="00000000" w14:paraId="0000000C">
      <w:pPr>
        <w:rPr/>
      </w:pPr>
      <w:r w:rsidDel="00000000" w:rsidR="00000000" w:rsidRPr="00000000">
        <w:rPr>
          <w:rtl w:val="0"/>
        </w:rPr>
        <w:t xml:space="preserve">And of course, thank you Satoshi Nakamoto, whoever you may be.</w:t>
        <w:br w:type="textWrapping"/>
        <w:br w:type="textWrapping"/>
        <w:t xml:space="preserve">Sorry to anyone I forgot.</w:t>
        <w:br w:type="textWrapping"/>
        <w:br w:type="textWrapping"/>
        <w:t xml:space="preserve">Free Ross.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toshi Nakamoto" w:id="0" w:date="2024-08-14T00:44:42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