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Chapter 14: Twenty-First Century Fiat</w:t>
      </w:r>
    </w:p>
    <w:p w:rsidR="00000000" w:rsidDel="00000000" w:rsidP="00000000" w:rsidRDefault="00000000" w:rsidRPr="00000000" w14:paraId="00000002">
      <w:pPr>
        <w:spacing w:after="200" w:lineRule="auto"/>
        <w:rPr>
          <w:rFonts w:ascii="Calibri" w:cs="Calibri" w:eastAsia="Calibri" w:hAnsi="Calibri"/>
        </w:rPr>
      </w:pPr>
      <w:r w:rsidDel="00000000" w:rsidR="00000000" w:rsidRPr="00000000">
        <w:rPr>
          <w:rFonts w:ascii="Calibri" w:cs="Calibri" w:eastAsia="Calibri" w:hAnsi="Calibri"/>
          <w:rtl w:val="0"/>
        </w:rPr>
        <w:t xml:space="preserve">For most of his life, Friedrich Hayek found that his ideas had been marginalized. Bottom-up spontaneous order had to take a backseat to John Maynard Keynes’s top-down state intervention in the economy. Instead of market-based interest rates, central banks had abandoned gold to make interest rate manipulation even easier. And far from denationalized, money had become a strategic tool on the global geopolitical chessboard.</w:t>
      </w:r>
    </w:p>
    <w:p w:rsidR="00000000" w:rsidDel="00000000" w:rsidP="00000000" w:rsidRDefault="00000000" w:rsidRPr="00000000" w14:paraId="00000003">
      <w:pPr>
        <w:spacing w:after="200" w:lineRule="auto"/>
        <w:rPr>
          <w:rFonts w:ascii="Calibri" w:cs="Calibri" w:eastAsia="Calibri" w:hAnsi="Calibri"/>
        </w:rPr>
      </w:pPr>
      <w:r w:rsidDel="00000000" w:rsidR="00000000" w:rsidRPr="00000000">
        <w:rPr>
          <w:rFonts w:ascii="Calibri" w:cs="Calibri" w:eastAsia="Calibri" w:hAnsi="Calibri"/>
          <w:rtl w:val="0"/>
        </w:rPr>
        <w:t xml:space="preserve">Few chess players were as shrewd as US President Richard Nixon.</w:t>
      </w:r>
    </w:p>
    <w:p w:rsidR="00000000" w:rsidDel="00000000" w:rsidP="00000000" w:rsidRDefault="00000000" w:rsidRPr="00000000" w14:paraId="00000004">
      <w:pPr>
        <w:spacing w:after="200" w:lineRule="auto"/>
        <w:rPr>
          <w:rFonts w:ascii="Calibri" w:cs="Calibri" w:eastAsia="Calibri" w:hAnsi="Calibri"/>
        </w:rPr>
      </w:pPr>
      <w:r w:rsidDel="00000000" w:rsidR="00000000" w:rsidRPr="00000000">
        <w:rPr>
          <w:rFonts w:ascii="Calibri" w:cs="Calibri" w:eastAsia="Calibri" w:hAnsi="Calibri"/>
          <w:rtl w:val="0"/>
        </w:rPr>
        <w:t xml:space="preserve">By effectively disbanding the Bretton Woods system, Nixon had in 1971 avoided a liquidity crisis when nations started converting their dollar reserves back into gold. But that of course wouldn’t, in itself, solve the problems caused by America’s deficit spending. Trust in the dollar was dwindling now that it was no longer backed by precious metal, and it started to look like the United States could lose its dominant position in the international financial system.</w:t>
      </w:r>
      <w:r w:rsidDel="00000000" w:rsidR="00000000" w:rsidRPr="00000000">
        <w:rPr>
          <w:rtl w:val="0"/>
        </w:rPr>
      </w:r>
    </w:p>
    <w:p w:rsidR="00000000" w:rsidDel="00000000" w:rsidP="00000000" w:rsidRDefault="00000000" w:rsidRPr="00000000" w14:paraId="00000005">
      <w:pPr>
        <w:spacing w:after="200" w:lineRule="auto"/>
        <w:rPr>
          <w:rFonts w:ascii="Calibri" w:cs="Calibri" w:eastAsia="Calibri" w:hAnsi="Calibri"/>
        </w:rPr>
      </w:pPr>
      <w:r w:rsidDel="00000000" w:rsidR="00000000" w:rsidRPr="00000000">
        <w:rPr>
          <w:rFonts w:ascii="Calibri" w:cs="Calibri" w:eastAsia="Calibri" w:hAnsi="Calibri"/>
          <w:rtl w:val="0"/>
        </w:rPr>
        <w:t xml:space="preserve">Nixon would find a solution against the backdrop of a worldwide oil crisis.</w:t>
      </w:r>
    </w:p>
    <w:p w:rsidR="00000000" w:rsidDel="00000000" w:rsidP="00000000" w:rsidRDefault="00000000" w:rsidRPr="00000000" w14:paraId="00000006">
      <w:pPr>
        <w:spacing w:after="200" w:lineRule="auto"/>
        <w:rPr>
          <w:rFonts w:ascii="Calibri" w:cs="Calibri" w:eastAsia="Calibri" w:hAnsi="Calibri"/>
        </w:rPr>
      </w:pPr>
      <w:r w:rsidDel="00000000" w:rsidR="00000000" w:rsidRPr="00000000">
        <w:rPr>
          <w:rFonts w:ascii="Calibri" w:cs="Calibri" w:eastAsia="Calibri" w:hAnsi="Calibri"/>
          <w:rtl w:val="0"/>
        </w:rPr>
        <w:t xml:space="preserve">In 1973, oil-producing Arab nations, united in the multi-governmental Organization of the Petroleum Exporting Countries (OPEC), proclaimed an oil embargo on countries that supported Israel during the October War between the Jewish state and </w:t>
      </w:r>
      <w:r w:rsidDel="00000000" w:rsidR="00000000" w:rsidRPr="00000000">
        <w:rPr>
          <w:rFonts w:ascii="Calibri" w:cs="Calibri" w:eastAsia="Calibri" w:hAnsi="Calibri"/>
          <w:rtl w:val="0"/>
        </w:rPr>
        <w:t xml:space="preserve">Egypt</w:t>
      </w:r>
      <w:r w:rsidDel="00000000" w:rsidR="00000000" w:rsidRPr="00000000">
        <w:rPr>
          <w:rFonts w:ascii="Calibri" w:cs="Calibri" w:eastAsia="Calibri" w:hAnsi="Calibri"/>
          <w:rtl w:val="0"/>
        </w:rPr>
        <w:t xml:space="preserve">. Among the embargoed nations were the US, the UK, and many other Western nations. It caused a surge in the price of oil, with far-reaching negative effects on the entire world economy.</w:t>
      </w:r>
    </w:p>
    <w:p w:rsidR="00000000" w:rsidDel="00000000" w:rsidP="00000000" w:rsidRDefault="00000000" w:rsidRPr="00000000" w14:paraId="00000007">
      <w:pPr>
        <w:spacing w:after="200" w:lineRule="auto"/>
        <w:rPr>
          <w:rFonts w:ascii="Calibri" w:cs="Calibri" w:eastAsia="Calibri" w:hAnsi="Calibri"/>
        </w:rPr>
      </w:pPr>
      <w:r w:rsidDel="00000000" w:rsidR="00000000" w:rsidRPr="00000000">
        <w:rPr>
          <w:rFonts w:ascii="Calibri" w:cs="Calibri" w:eastAsia="Calibri" w:hAnsi="Calibri"/>
          <w:rtl w:val="0"/>
        </w:rPr>
        <w:t xml:space="preserve">In response, newly appointed US Treasury Secretary William Simon was in 1973 sent out to visit OPEC-member Saudi Arabia. He was tasked with neutralizing oil as an economic weapon, he had to prevent the Soviet Union from establishing a firmer grip in the region while he was at it, and, to top it off, he was to find a solution for the dollar crisis; altogether, no easy task. But Simon went into the negotiations with a strong piece of leverage: the US military.</w:t>
      </w:r>
    </w:p>
    <w:p w:rsidR="00000000" w:rsidDel="00000000" w:rsidP="00000000" w:rsidRDefault="00000000" w:rsidRPr="00000000" w14:paraId="00000008">
      <w:pPr>
        <w:spacing w:after="200" w:lineRule="auto"/>
        <w:rPr>
          <w:rFonts w:ascii="Calibri" w:cs="Calibri" w:eastAsia="Calibri" w:hAnsi="Calibri"/>
        </w:rPr>
      </w:pPr>
      <w:r w:rsidDel="00000000" w:rsidR="00000000" w:rsidRPr="00000000">
        <w:rPr>
          <w:rFonts w:ascii="Calibri" w:cs="Calibri" w:eastAsia="Calibri" w:hAnsi="Calibri"/>
          <w:rtl w:val="0"/>
        </w:rPr>
        <w:t xml:space="preserve">The deal that Simon was able to strike with the Saudi royal family would shape the geopolitical landscape for decades to come. In short, Saudi Arabia and other OPEC-countries would sell their oil for US dollars, exclusively; no matter which country wanted to buy petroleum, the oil-exporting nations would only accept the American currency as payment. These dollars, in turn, would in large part be used to buy US treasury notes, to finance America’s spending. In return, the American military would provide aid and equipment to protect Saudi oilfields and guarantee the royal family’s </w:t>
      </w:r>
      <w:r w:rsidDel="00000000" w:rsidR="00000000" w:rsidRPr="00000000">
        <w:rPr>
          <w:rFonts w:ascii="Calibri" w:cs="Calibri" w:eastAsia="Calibri" w:hAnsi="Calibri"/>
          <w:rtl w:val="0"/>
        </w:rPr>
        <w:t xml:space="preserve">safety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after="200" w:lineRule="auto"/>
        <w:rPr>
          <w:rFonts w:ascii="Calibri" w:cs="Calibri" w:eastAsia="Calibri" w:hAnsi="Calibri"/>
        </w:rPr>
      </w:pPr>
      <w:r w:rsidDel="00000000" w:rsidR="00000000" w:rsidRPr="00000000">
        <w:rPr>
          <w:rFonts w:ascii="Calibri" w:cs="Calibri" w:eastAsia="Calibri" w:hAnsi="Calibri"/>
          <w:rtl w:val="0"/>
        </w:rPr>
        <w:t xml:space="preserve">With the deal, the United States secured demand for their dollars: anyone who wanted to purchase oil from OPEC nations, which together controlled over two-thirds of the world’s reserves,</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rtl w:val="0"/>
        </w:rPr>
        <w:t xml:space="preserve"> had to first get their hands on the American currency. Given the central importance of petroleum in the world economy, it practically ensured that the dollar remained the de facto world reserve currency. The unofficial arrangement would come to be known as the </w:t>
      </w:r>
      <w:r w:rsidDel="00000000" w:rsidR="00000000" w:rsidRPr="00000000">
        <w:rPr>
          <w:rFonts w:ascii="Calibri" w:cs="Calibri" w:eastAsia="Calibri" w:hAnsi="Calibri"/>
          <w:i w:val="1"/>
          <w:iCs w:val="1"/>
          <w:rtl w:val="0"/>
        </w:rPr>
        <w:t xml:space="preserve">petrodollar system</w:t>
      </w:r>
      <w:r w:rsidDel="00000000" w:rsidR="00000000" w:rsidRPr="00000000">
        <w:rPr>
          <w:rFonts w:ascii="Calibri" w:cs="Calibri" w:eastAsia="Calibri" w:hAnsi="Calibri"/>
          <w:rtl w:val="0"/>
        </w:rPr>
        <w:t xml:space="preserve">. (Soon after this arrangement was established, on December 30, 1974, private gold ownership was once again legalized in the United States.)</w:t>
      </w:r>
    </w:p>
    <w:p w:rsidR="00000000" w:rsidDel="00000000" w:rsidP="00000000" w:rsidRDefault="00000000" w:rsidRPr="00000000" w14:paraId="0000000A">
      <w:pPr>
        <w:spacing w:after="200" w:lineRule="auto"/>
        <w:rPr>
          <w:rFonts w:ascii="Calibri" w:cs="Calibri" w:eastAsia="Calibri" w:hAnsi="Calibri"/>
        </w:rPr>
      </w:pPr>
      <w:r w:rsidDel="00000000" w:rsidR="00000000" w:rsidRPr="00000000">
        <w:rPr>
          <w:rFonts w:ascii="Calibri" w:cs="Calibri" w:eastAsia="Calibri" w:hAnsi="Calibri"/>
          <w:rtl w:val="0"/>
        </w:rPr>
        <w:t xml:space="preserve">The petrodollar system was a great deal for the Americans—but not as great for most of the rest of the world. </w:t>
      </w:r>
      <w:ins w:author="Aaron van Wirdum" w:id="0" w:date="2024-05-30T15:25:53Z">
        <w:r w:rsidDel="00000000" w:rsidR="00000000" w:rsidRPr="00000000">
          <w:rPr>
            <w:rFonts w:ascii="Calibri" w:cs="Calibri" w:eastAsia="Calibri" w:hAnsi="Calibri"/>
            <w:rtl w:val="0"/>
          </w:rPr>
          <w:t xml:space="preserve">T</w:t>
        </w:r>
      </w:ins>
      <w:del w:author="Aaron van Wirdum" w:id="0" w:date="2024-05-30T15:25:53Z">
        <w:r w:rsidDel="00000000" w:rsidR="00000000" w:rsidRPr="00000000">
          <w:rPr>
            <w:rFonts w:ascii="Calibri" w:cs="Calibri" w:eastAsia="Calibri" w:hAnsi="Calibri"/>
            <w:rtl w:val="0"/>
          </w:rPr>
          <w:delText xml:space="preserve">In order t</w:delText>
        </w:r>
      </w:del>
      <w:r w:rsidDel="00000000" w:rsidR="00000000" w:rsidRPr="00000000">
        <w:rPr>
          <w:rFonts w:ascii="Calibri" w:cs="Calibri" w:eastAsia="Calibri" w:hAnsi="Calibri"/>
          <w:rtl w:val="0"/>
        </w:rPr>
        <w:t xml:space="preserve">o get dollars in order to buy oil, most countries had to export goods or services to the US, or buy dollars in foreign exchange markets . . . while the US could simply print dollars, with no gold coverage ratio to worry about. If and when they did, other countries were really paying the price, as they saw the value of their dollar reserves decline.</w:t>
      </w:r>
    </w:p>
    <w:p w:rsidR="00000000" w:rsidDel="00000000" w:rsidP="00000000" w:rsidRDefault="00000000" w:rsidRPr="00000000" w14:paraId="0000000B">
      <w:pPr>
        <w:spacing w:after="200" w:lineRule="auto"/>
        <w:rPr>
          <w:rFonts w:ascii="Calibri" w:cs="Calibri" w:eastAsia="Calibri" w:hAnsi="Calibri"/>
        </w:rPr>
      </w:pPr>
      <w:r w:rsidDel="00000000" w:rsidR="00000000" w:rsidRPr="00000000">
        <w:rPr>
          <w:rFonts w:ascii="Calibri" w:cs="Calibri" w:eastAsia="Calibri" w:hAnsi="Calibri"/>
          <w:rtl w:val="0"/>
        </w:rPr>
        <w:t xml:space="preserve">The petrodollar system essentially instituted the Cantillon effect on a global </w:t>
      </w:r>
      <w:r w:rsidDel="00000000" w:rsidR="00000000" w:rsidRPr="00000000">
        <w:rPr>
          <w:rFonts w:ascii="Calibri" w:cs="Calibri" w:eastAsia="Calibri" w:hAnsi="Calibri"/>
          <w:rtl w:val="0"/>
        </w:rPr>
        <w:t xml:space="preserve">scale</w:t>
      </w:r>
      <w:r w:rsidDel="00000000" w:rsidR="00000000" w:rsidRPr="00000000">
        <w:rPr>
          <w:rFonts w:ascii="Calibri" w:cs="Calibri" w:eastAsia="Calibri" w:hAnsi="Calibri"/>
          <w:rtl w:val="0"/>
        </w:rPr>
        <w:t xml:space="preserve">, with the US government and American financial institutions at the heart of this monetary paradigm.</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0C">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Hayekian Revival</w:t>
      </w:r>
    </w:p>
    <w:p w:rsidR="00000000" w:rsidDel="00000000" w:rsidP="00000000" w:rsidRDefault="00000000" w:rsidRPr="00000000" w14:paraId="0000000D">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w:t>
      </w:r>
      <w:r w:rsidDel="00000000" w:rsidR="00000000" w:rsidRPr="00000000">
        <w:rPr>
          <w:rFonts w:ascii="Calibri" w:cs="Calibri" w:eastAsia="Calibri" w:hAnsi="Calibri"/>
          <w:rtl w:val="0"/>
        </w:rPr>
        <w:t xml:space="preserve">, stagflation had thrown the field of economics in disarray, as the Keynesian assumption that inflation would counteract unemployment had been proven </w:t>
      </w:r>
      <w:r w:rsidDel="00000000" w:rsidR="00000000" w:rsidRPr="00000000">
        <w:rPr>
          <w:rFonts w:ascii="Calibri" w:cs="Calibri" w:eastAsia="Calibri" w:hAnsi="Calibri"/>
          <w:rtl w:val="0"/>
        </w:rPr>
        <w:t xml:space="preserve">false</w:t>
      </w:r>
      <w:r w:rsidDel="00000000" w:rsidR="00000000" w:rsidRPr="00000000">
        <w:rPr>
          <w:rFonts w:ascii="Calibri" w:cs="Calibri" w:eastAsia="Calibri" w:hAnsi="Calibri"/>
          <w:rtl w:val="0"/>
        </w:rPr>
        <w:t xml:space="preserve">. If using inflation to boost the economy was addictive, as Hayek had argued, the positive effects of the drug had now been exhausted, and society was experiencing the painful withdrawal symptoms. </w:t>
      </w:r>
      <w:r w:rsidDel="00000000" w:rsidR="00000000" w:rsidRPr="00000000">
        <w:rPr>
          <w:rFonts w:ascii="Calibri" w:cs="Calibri" w:eastAsia="Calibri" w:hAnsi="Calibri"/>
          <w:rtl w:val="0"/>
        </w:rPr>
        <w:t xml:space="preserve">After a forty-year reign, Keynesianism</w:t>
      </w:r>
      <w:r w:rsidDel="00000000" w:rsidR="00000000" w:rsidRPr="00000000">
        <w:rPr>
          <w:rFonts w:ascii="Calibri" w:cs="Calibri" w:eastAsia="Calibri" w:hAnsi="Calibri"/>
          <w:rtl w:val="0"/>
        </w:rPr>
        <w:t xml:space="preserve"> was experiencing an existential crisis.</w:t>
      </w:r>
    </w:p>
    <w:p w:rsidR="00000000" w:rsidDel="00000000" w:rsidP="00000000" w:rsidRDefault="00000000" w:rsidRPr="00000000" w14:paraId="0000000E">
      <w:pPr>
        <w:spacing w:after="200" w:lineRule="auto"/>
        <w:rPr>
          <w:rFonts w:ascii="Calibri" w:cs="Calibri" w:eastAsia="Calibri" w:hAnsi="Calibri"/>
        </w:rPr>
      </w:pPr>
      <w:r w:rsidDel="00000000" w:rsidR="00000000" w:rsidRPr="00000000">
        <w:rPr>
          <w:rFonts w:ascii="Calibri" w:cs="Calibri" w:eastAsia="Calibri" w:hAnsi="Calibri"/>
          <w:rtl w:val="0"/>
        </w:rPr>
        <w:t xml:space="preserve">It was in this context that Hayek’s ideas were rediscovered to form the basis for a revival of classical economic ideas.</w:t>
      </w:r>
    </w:p>
    <w:p w:rsidR="00000000" w:rsidDel="00000000" w:rsidP="00000000" w:rsidRDefault="00000000" w:rsidRPr="00000000" w14:paraId="0000000F">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t>
      </w:r>
      <w:r w:rsidDel="00000000" w:rsidR="00000000" w:rsidRPr="00000000">
        <w:rPr>
          <w:rFonts w:ascii="Calibri" w:cs="Calibri" w:eastAsia="Calibri" w:hAnsi="Calibri"/>
          <w:i w:val="1"/>
          <w:iCs w:val="1"/>
          <w:rtl w:val="0"/>
        </w:rPr>
        <w:t xml:space="preserve">neoliberal</w:t>
      </w:r>
      <w:r w:rsidDel="00000000" w:rsidR="00000000" w:rsidRPr="00000000">
        <w:rPr>
          <w:rFonts w:ascii="Calibri" w:cs="Calibri" w:eastAsia="Calibri" w:hAnsi="Calibri"/>
          <w:rtl w:val="0"/>
        </w:rPr>
        <w:t xml:space="preserve"> revival began in the United Kingdom, where Margaret Thatcher in 1975 assumed leadership of the Conservative Party. Ever since reading </w:t>
      </w:r>
      <w:r w:rsidDel="00000000" w:rsidR="00000000" w:rsidRPr="00000000">
        <w:rPr>
          <w:rFonts w:ascii="Calibri" w:cs="Calibri" w:eastAsia="Calibri" w:hAnsi="Calibri"/>
          <w:i w:val="1"/>
          <w:iCs w:val="1"/>
          <w:rtl w:val="0"/>
        </w:rPr>
        <w:t xml:space="preserve">The Road to Serfdom</w:t>
      </w:r>
      <w:r w:rsidDel="00000000" w:rsidR="00000000" w:rsidRPr="00000000">
        <w:rPr>
          <w:rFonts w:ascii="Calibri" w:cs="Calibri" w:eastAsia="Calibri" w:hAnsi="Calibri"/>
          <w:rtl w:val="0"/>
        </w:rPr>
        <w:t xml:space="preserve"> as a student in university, she’d been an </w:t>
      </w:r>
      <w:r w:rsidDel="00000000" w:rsidR="00000000" w:rsidRPr="00000000">
        <w:rPr>
          <w:rFonts w:ascii="Calibri" w:cs="Calibri" w:eastAsia="Calibri" w:hAnsi="Calibri"/>
          <w:rtl w:val="0"/>
        </w:rPr>
        <w:t xml:space="preserve">adept</w:t>
      </w:r>
      <w:r w:rsidDel="00000000" w:rsidR="00000000" w:rsidRPr="00000000">
        <w:rPr>
          <w:rFonts w:ascii="Calibri" w:cs="Calibri" w:eastAsia="Calibri" w:hAnsi="Calibri"/>
          <w:rtl w:val="0"/>
        </w:rPr>
        <w:t xml:space="preserve"> of Hayek’s work, and a strong proponent of free markets and small government. Thatcher rejected the Conservative Party’s habit of compromising on these ideals in order to swing the centrist vote, and instead took a hard-line approach; at one point she even famously pulled out Hayek’s book </w:t>
      </w:r>
      <w:r w:rsidDel="00000000" w:rsidR="00000000" w:rsidRPr="00000000">
        <w:rPr>
          <w:rFonts w:ascii="Calibri" w:cs="Calibri" w:eastAsia="Calibri" w:hAnsi="Calibri"/>
          <w:i w:val="1"/>
          <w:iCs w:val="1"/>
          <w:rtl w:val="0"/>
        </w:rPr>
        <w:t xml:space="preserve">The Constitution of Liberty</w:t>
      </w:r>
      <w:r w:rsidDel="00000000" w:rsidR="00000000" w:rsidRPr="00000000">
        <w:rPr>
          <w:rFonts w:ascii="Calibri" w:cs="Calibri" w:eastAsia="Calibri" w:hAnsi="Calibri"/>
          <w:rtl w:val="0"/>
        </w:rPr>
        <w:t xml:space="preserve"> from her bag and slammed it on the table during a meeting with her party’s research department. “This is what we believe!” she’d declared.</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0">
      <w:pPr>
        <w:spacing w:after="200" w:lineRule="auto"/>
        <w:rPr>
          <w:rFonts w:ascii="Calibri" w:cs="Calibri" w:eastAsia="Calibri" w:hAnsi="Calibri"/>
        </w:rPr>
      </w:pPr>
      <w:r w:rsidDel="00000000" w:rsidR="00000000" w:rsidRPr="00000000">
        <w:rPr>
          <w:rFonts w:ascii="Calibri" w:cs="Calibri" w:eastAsia="Calibri" w:hAnsi="Calibri"/>
          <w:rtl w:val="0"/>
        </w:rPr>
        <w:t xml:space="preserve">It worked. Thatcher was in 1979 elected to be the first ever female prime minister of the UK. In office, the </w:t>
      </w:r>
      <w:r w:rsidDel="00000000" w:rsidR="00000000" w:rsidRPr="00000000">
        <w:rPr>
          <w:rFonts w:ascii="Calibri" w:cs="Calibri" w:eastAsia="Calibri" w:hAnsi="Calibri"/>
          <w:i w:val="1"/>
          <w:iCs w:val="1"/>
          <w:rtl w:val="0"/>
        </w:rPr>
        <w:t xml:space="preserve">Iron Lady</w:t>
      </w:r>
      <w:r w:rsidDel="00000000" w:rsidR="00000000" w:rsidRPr="00000000">
        <w:rPr>
          <w:rFonts w:ascii="Calibri" w:cs="Calibri" w:eastAsia="Calibri" w:hAnsi="Calibri"/>
          <w:rtl w:val="0"/>
        </w:rPr>
        <w:t xml:space="preserve"> executed her plans to limit the size of government and give the free market more room by cutting taxes, removing regulatory barriers, and selling off state-owned companies in a wave of privatizations across the country. It earned her several reelections in the years to come, ultimately making Thatcher the longest-serving British prime minister of the twentieth </w:t>
      </w:r>
      <w:r w:rsidDel="00000000" w:rsidR="00000000" w:rsidRPr="00000000">
        <w:rPr>
          <w:rFonts w:ascii="Calibri" w:cs="Calibri" w:eastAsia="Calibri" w:hAnsi="Calibri"/>
          <w:rtl w:val="0"/>
        </w:rPr>
        <w:t xml:space="preserve">century</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spacing w:after="200" w:lineRule="auto"/>
        <w:rPr>
          <w:rFonts w:ascii="Calibri" w:cs="Calibri" w:eastAsia="Calibri" w:hAnsi="Calibri"/>
        </w:rPr>
      </w:pPr>
      <w:r w:rsidDel="00000000" w:rsidR="00000000" w:rsidRPr="00000000">
        <w:rPr>
          <w:rFonts w:ascii="Calibri" w:cs="Calibri" w:eastAsia="Calibri" w:hAnsi="Calibri"/>
          <w:rtl w:val="0"/>
        </w:rPr>
        <w:t xml:space="preserve">Thatcher’s success in the UK served to encourage a kindred spirit in the United States. Republican candidate for the 1980 presidential election, Ronald Reagan, also ran on a platform promising a reduction of state expenditure. His campaign slogan, “We can get government off our backs, out of our pockets,” resonated with the American voter. The former movie star defeated sitting president Jimmy Carter in a landslide victory.</w:t>
      </w:r>
    </w:p>
    <w:p w:rsidR="00000000" w:rsidDel="00000000" w:rsidP="00000000" w:rsidRDefault="00000000" w:rsidRPr="00000000" w14:paraId="00000012">
      <w:pPr>
        <w:spacing w:after="200" w:lineRule="auto"/>
        <w:rPr>
          <w:rFonts w:ascii="Calibri" w:cs="Calibri" w:eastAsia="Calibri" w:hAnsi="Calibri"/>
        </w:rPr>
      </w:pPr>
      <w:r w:rsidDel="00000000" w:rsidR="00000000" w:rsidRPr="00000000">
        <w:rPr>
          <w:rFonts w:ascii="Calibri" w:cs="Calibri" w:eastAsia="Calibri" w:hAnsi="Calibri"/>
          <w:rtl w:val="0"/>
        </w:rPr>
        <w:t xml:space="preserve">As president, Reagan indeed sliced taxes and cut welfare programs. To further develop his economic policy, later referred to as “Reaganomics,” the president also created a new Economic Policy Advisory Board, in which he installed free market-minded economists including, notably, an early admirer of Hayek named Milton Friedman.</w:t>
      </w:r>
      <w:r w:rsidDel="00000000" w:rsidR="00000000" w:rsidRPr="00000000">
        <w:rPr>
          <w:rFonts w:ascii="Calibri" w:cs="Calibri" w:eastAsia="Calibri" w:hAnsi="Calibri"/>
          <w:vertAlign w:val="superscript"/>
        </w:rPr>
        <w:footnoteReference w:customMarkFollows="0" w:id="4"/>
      </w:r>
      <w:r w:rsidDel="00000000" w:rsidR="00000000" w:rsidRPr="00000000">
        <w:rPr>
          <w:rtl w:val="0"/>
        </w:rPr>
      </w:r>
    </w:p>
    <w:p w:rsidR="00000000" w:rsidDel="00000000" w:rsidP="00000000" w:rsidRDefault="00000000" w:rsidRPr="00000000" w14:paraId="00000013">
      <w:pPr>
        <w:spacing w:after="200" w:lineRule="auto"/>
        <w:rPr>
          <w:rFonts w:ascii="Calibri" w:cs="Calibri" w:eastAsia="Calibri" w:hAnsi="Calibri"/>
        </w:rPr>
      </w:pPr>
      <w:r w:rsidDel="00000000" w:rsidR="00000000" w:rsidRPr="00000000">
        <w:rPr>
          <w:rFonts w:ascii="Calibri" w:cs="Calibri" w:eastAsia="Calibri" w:hAnsi="Calibri"/>
          <w:rtl w:val="0"/>
        </w:rPr>
        <w:t xml:space="preserve">Decades earlier, in 1947, Hayek had invited Friedman—who’d just started working as an economics professor at the University of Chicago—to a ten-day conference in Switzerland. Some 60 leading free-market advocates, prominent libertarian thinkers, and other influential liberty-minded individuals had spent the ten days discussing how to preserve a free society and prevent the West from falling back to fascism or into socialism. For Hayek, the summit (which would become an annual event) represented “the rebirth of a liberal movement in Europe.”</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14">
      <w:pPr>
        <w:spacing w:after="200" w:lineRule="auto"/>
        <w:rPr>
          <w:rFonts w:ascii="Calibri" w:cs="Calibri" w:eastAsia="Calibri" w:hAnsi="Calibri"/>
        </w:rPr>
      </w:pPr>
      <w:r w:rsidDel="00000000" w:rsidR="00000000" w:rsidRPr="00000000">
        <w:rPr>
          <w:rFonts w:ascii="Calibri" w:cs="Calibri" w:eastAsia="Calibri" w:hAnsi="Calibri"/>
          <w:rtl w:val="0"/>
        </w:rPr>
        <w:t xml:space="preserve">Friedman had in the decades since that Switzerland trip gone on to establish himself as one of the most influential economists of the twentieth century. Like Hayek, Friedman rejected the at-the-time dominant Keynesian doctrine of state interventionism and government spending, and as his prominence grew, he in many ways became a more effective champion of Hayek’s ideas on markets and the price system than even Hayek himself had </w:t>
      </w:r>
      <w:r w:rsidDel="00000000" w:rsidR="00000000" w:rsidRPr="00000000">
        <w:rPr>
          <w:rFonts w:ascii="Calibri" w:cs="Calibri" w:eastAsia="Calibri" w:hAnsi="Calibri"/>
          <w:rtl w:val="0"/>
        </w:rPr>
        <w:t xml:space="preserve">been</w:t>
      </w:r>
      <w:r w:rsidDel="00000000" w:rsidR="00000000" w:rsidRPr="00000000">
        <w:rPr>
          <w:rFonts w:ascii="Calibri" w:cs="Calibri" w:eastAsia="Calibri" w:hAnsi="Calibri"/>
          <w:rtl w:val="0"/>
        </w:rPr>
        <w:t xml:space="preserve">.</w:t>
      </w:r>
    </w:p>
    <w:p w:rsidR="00000000" w:rsidDel="00000000" w:rsidP="00000000" w:rsidRDefault="00000000" w:rsidRPr="00000000" w14:paraId="00000015">
      <w:pPr>
        <w:spacing w:after="200" w:lineRule="auto"/>
        <w:rPr>
          <w:rFonts w:ascii="Calibri" w:cs="Calibri" w:eastAsia="Calibri" w:hAnsi="Calibri"/>
        </w:rPr>
      </w:pPr>
      <w:r w:rsidDel="00000000" w:rsidR="00000000" w:rsidRPr="00000000">
        <w:rPr>
          <w:rFonts w:ascii="Calibri" w:cs="Calibri" w:eastAsia="Calibri" w:hAnsi="Calibri"/>
          <w:rtl w:val="0"/>
        </w:rPr>
        <w:t xml:space="preserve">However, Friedman’s views would in certain ways also come to deviate from Hayek’s insights; his contributions to the field of economics eventually helped shape a distinct school of thought known as the </w:t>
      </w:r>
      <w:r w:rsidDel="00000000" w:rsidR="00000000" w:rsidRPr="00000000">
        <w:rPr>
          <w:rFonts w:ascii="Calibri" w:cs="Calibri" w:eastAsia="Calibri" w:hAnsi="Calibri"/>
          <w:i w:val="1"/>
          <w:iCs w:val="1"/>
          <w:rtl w:val="0"/>
        </w:rPr>
        <w:t xml:space="preserve">Chicago school of economics</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6">
      <w:pPr>
        <w:spacing w:after="200" w:lineRule="auto"/>
        <w:rPr>
          <w:rFonts w:ascii="Calibri" w:cs="Calibri" w:eastAsia="Calibri" w:hAnsi="Calibri"/>
        </w:rPr>
      </w:pPr>
      <w:r w:rsidDel="00000000" w:rsidR="00000000" w:rsidRPr="00000000">
        <w:rPr>
          <w:rFonts w:ascii="Calibri" w:cs="Calibri" w:eastAsia="Calibri" w:hAnsi="Calibri"/>
          <w:rtl w:val="0"/>
        </w:rPr>
        <w:t xml:space="preserve">The Chicago school differed from the Austrian school in a couple important ways.</w:t>
      </w:r>
    </w:p>
    <w:p w:rsidR="00000000" w:rsidDel="00000000" w:rsidP="00000000" w:rsidRDefault="00000000" w:rsidRPr="00000000" w14:paraId="00000017">
      <w:pPr>
        <w:spacing w:after="200" w:lineRule="auto"/>
        <w:rPr>
          <w:rFonts w:ascii="Calibri" w:cs="Calibri" w:eastAsia="Calibri" w:hAnsi="Calibri"/>
        </w:rPr>
      </w:pPr>
      <w:r w:rsidDel="00000000" w:rsidR="00000000" w:rsidRPr="00000000">
        <w:rPr>
          <w:rFonts w:ascii="Calibri" w:cs="Calibri" w:eastAsia="Calibri" w:hAnsi="Calibri"/>
          <w:rtl w:val="0"/>
        </w:rPr>
        <w:t xml:space="preserve">One fundamental difference was the methodology of the Chicago school. Where Carl Menger had laid the foundation for the Austrian school of economics in praxeology, the method based on</w:t>
      </w:r>
      <w:r w:rsidDel="00000000" w:rsidR="00000000" w:rsidRPr="00000000">
        <w:rPr>
          <w:rFonts w:ascii="Calibri" w:cs="Calibri" w:eastAsia="Calibri" w:hAnsi="Calibri"/>
          <w:rtl w:val="0"/>
        </w:rPr>
        <w:t xml:space="preserve"> logic, reason, and first principles</w:t>
      </w:r>
      <w:r w:rsidDel="00000000" w:rsidR="00000000" w:rsidRPr="00000000">
        <w:rPr>
          <w:rFonts w:ascii="Calibri" w:cs="Calibri" w:eastAsia="Calibri" w:hAnsi="Calibri"/>
          <w:rtl w:val="0"/>
        </w:rPr>
        <w:t xml:space="preserve">, the Chicago school opted for a more traditional empiricism, where hypotheses are formulated and tested against real-world data and </w:t>
      </w:r>
      <w:r w:rsidDel="00000000" w:rsidR="00000000" w:rsidRPr="00000000">
        <w:rPr>
          <w:rFonts w:ascii="Calibri" w:cs="Calibri" w:eastAsia="Calibri" w:hAnsi="Calibri"/>
          <w:rtl w:val="0"/>
        </w:rPr>
        <w:t xml:space="preserve">statistics</w:t>
      </w:r>
      <w:r w:rsidDel="00000000" w:rsidR="00000000" w:rsidRPr="00000000">
        <w:rPr>
          <w:rFonts w:ascii="Calibri" w:cs="Calibri" w:eastAsia="Calibri" w:hAnsi="Calibri"/>
          <w:rtl w:val="0"/>
        </w:rPr>
        <w:t xml:space="preserve">.</w:t>
      </w:r>
    </w:p>
    <w:p w:rsidR="00000000" w:rsidDel="00000000" w:rsidP="00000000" w:rsidRDefault="00000000" w:rsidRPr="00000000" w14:paraId="00000018">
      <w:pPr>
        <w:spacing w:after="200" w:lineRule="auto"/>
        <w:rPr>
          <w:rFonts w:ascii="Calibri" w:cs="Calibri" w:eastAsia="Calibri" w:hAnsi="Calibri"/>
        </w:rPr>
      </w:pPr>
      <w:r w:rsidDel="00000000" w:rsidR="00000000" w:rsidRPr="00000000">
        <w:rPr>
          <w:rFonts w:ascii="Calibri" w:cs="Calibri" w:eastAsia="Calibri" w:hAnsi="Calibri"/>
          <w:rtl w:val="0"/>
        </w:rPr>
        <w:t xml:space="preserve">The second big difference was almost as fundamental as the first: the Chicago school disagreed with the Austrians on the topic of money.</w:t>
      </w:r>
    </w:p>
    <w:p w:rsidR="00000000" w:rsidDel="00000000" w:rsidP="00000000" w:rsidRDefault="00000000" w:rsidRPr="00000000" w14:paraId="00000019">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Monetarism</w:t>
      </w:r>
    </w:p>
    <w:p w:rsidR="00000000" w:rsidDel="00000000" w:rsidP="00000000" w:rsidRDefault="00000000" w:rsidRPr="00000000" w14:paraId="0000001A">
      <w:pPr>
        <w:spacing w:after="200" w:lineRule="auto"/>
        <w:rPr>
          <w:rFonts w:ascii="Calibri" w:cs="Calibri" w:eastAsia="Calibri" w:hAnsi="Calibri"/>
        </w:rPr>
      </w:pPr>
      <w:r w:rsidDel="00000000" w:rsidR="00000000" w:rsidRPr="00000000">
        <w:rPr>
          <w:rFonts w:ascii="Calibri" w:cs="Calibri" w:eastAsia="Calibri" w:hAnsi="Calibri"/>
          <w:rtl w:val="0"/>
        </w:rPr>
        <w:t xml:space="preserve">Friedman was an effective champion of Hayek’s ideas on markets and prices, but this did not include Hayek’s perspective on the stages of production, or how interest rates and the intertemporal price system could guide the allocation of resources across time. And he certainly did not advocate Hayek’s proposal to denationalize money. Instead, Friedman argued for strong government regulation of money.</w:t>
      </w:r>
    </w:p>
    <w:p w:rsidR="00000000" w:rsidDel="00000000" w:rsidP="00000000" w:rsidRDefault="00000000" w:rsidRPr="00000000" w14:paraId="0000001B">
      <w:pPr>
        <w:spacing w:after="200" w:lineRule="auto"/>
        <w:rPr>
          <w:rFonts w:ascii="Calibri" w:cs="Calibri" w:eastAsia="Calibri" w:hAnsi="Calibri"/>
        </w:rPr>
      </w:pPr>
      <w:r w:rsidDel="00000000" w:rsidR="00000000" w:rsidRPr="00000000">
        <w:rPr>
          <w:rFonts w:ascii="Calibri" w:cs="Calibri" w:eastAsia="Calibri" w:hAnsi="Calibri"/>
          <w:rtl w:val="0"/>
        </w:rPr>
        <w:t xml:space="preserve">Friedman, together with economist Anna Schwartz, had conducted an empirical study of one hundred years of economic booms and busts in the United States.</w:t>
      </w:r>
      <w:r w:rsidDel="00000000" w:rsidR="00000000" w:rsidRPr="00000000">
        <w:rPr>
          <w:rFonts w:ascii="Calibri" w:cs="Calibri" w:eastAsia="Calibri" w:hAnsi="Calibri"/>
          <w:vertAlign w:val="superscript"/>
        </w:rPr>
        <w:footnoteReference w:customMarkFollows="0" w:id="6"/>
      </w:r>
      <w:r w:rsidDel="00000000" w:rsidR="00000000" w:rsidRPr="00000000">
        <w:rPr>
          <w:rFonts w:ascii="Calibri" w:cs="Calibri" w:eastAsia="Calibri" w:hAnsi="Calibri"/>
          <w:rtl w:val="0"/>
        </w:rPr>
        <w:t xml:space="preserve"> With their research spanning from the mid-nineteenth century to the mid-twentieth, and with a special focus on the Great Depression of the 1930s, Friedman and Schwartz found that each economic contraction was preceded by a decrease in the money supply, or at least a reduction in its rate of growth.</w:t>
      </w:r>
    </w:p>
    <w:p w:rsidR="00000000" w:rsidDel="00000000" w:rsidP="00000000" w:rsidRDefault="00000000" w:rsidRPr="00000000" w14:paraId="0000001C">
      <w:pPr>
        <w:spacing w:after="200" w:lineRule="auto"/>
        <w:rPr>
          <w:rFonts w:ascii="Calibri" w:cs="Calibri" w:eastAsia="Calibri" w:hAnsi="Calibri"/>
        </w:rPr>
      </w:pPr>
      <w:r w:rsidDel="00000000" w:rsidR="00000000" w:rsidRPr="00000000">
        <w:rPr>
          <w:rFonts w:ascii="Calibri" w:cs="Calibri" w:eastAsia="Calibri" w:hAnsi="Calibri"/>
          <w:rtl w:val="0"/>
        </w:rPr>
        <w:t xml:space="preserve">As economists (including Hayek) had previously explained, the money supply can, most obviously, increase and decrease due to the widespread practice of fractional reserve banking. Any time someone takes out a loan at a fractional reserve bank, the bank issues new currency into circulation (as credit), which increases the (broad) money supply. Conversely, any time someone repays a loan at a fractional reserve bank, currency is taken out of circulation, decreasing the money supply.</w:t>
      </w:r>
    </w:p>
    <w:p w:rsidR="00000000" w:rsidDel="00000000" w:rsidP="00000000" w:rsidRDefault="00000000" w:rsidRPr="00000000" w14:paraId="0000001D">
      <w:pPr>
        <w:spacing w:after="200" w:lineRule="auto"/>
        <w:rPr>
          <w:rFonts w:ascii="Calibri" w:cs="Calibri" w:eastAsia="Calibri" w:hAnsi="Calibri"/>
        </w:rPr>
      </w:pPr>
      <w:r w:rsidDel="00000000" w:rsidR="00000000" w:rsidRPr="00000000">
        <w:rPr>
          <w:rFonts w:ascii="Calibri" w:cs="Calibri" w:eastAsia="Calibri" w:hAnsi="Calibri"/>
          <w:rtl w:val="0"/>
        </w:rPr>
        <w:t xml:space="preserve">Friedman and Schwartz explained that when the Federal Reserve had in 1928 increased interest rates, people’s willingness to take out loans naturally decreased. But as old loans were repaid and money was therefore removed from circulation while not as many new loans were issued to compensate, the total money supply fell, and—as Hayek had explained as well—a deflationary debt spiral was set in motion.</w:t>
      </w:r>
    </w:p>
    <w:p w:rsidR="00000000" w:rsidDel="00000000" w:rsidP="00000000" w:rsidRDefault="00000000" w:rsidRPr="00000000" w14:paraId="0000001E">
      <w:pPr>
        <w:spacing w:after="200" w:lineRule="auto"/>
        <w:rPr>
          <w:rFonts w:ascii="Calibri" w:cs="Calibri" w:eastAsia="Calibri" w:hAnsi="Calibri"/>
        </w:rPr>
      </w:pPr>
      <w:r w:rsidDel="00000000" w:rsidR="00000000" w:rsidRPr="00000000">
        <w:rPr>
          <w:rFonts w:ascii="Calibri" w:cs="Calibri" w:eastAsia="Calibri" w:hAnsi="Calibri"/>
          <w:rtl w:val="0"/>
        </w:rPr>
        <w:t xml:space="preserve">But Friedman did not adopt Hayek’s explanation of how interest rate manipulation had set the stage for this deflationary debt spiral, and he especially disagreed with Hayek’s proposed solution to let this debt spiral run its course. Instead, he proposed a solution that was much more similar to what Irving Fisher and the stabilizers had proposed in the 1920s (but which he believed hadn’t been well-executed in the 1930s).</w:t>
      </w:r>
    </w:p>
    <w:p w:rsidR="00000000" w:rsidDel="00000000" w:rsidP="00000000" w:rsidRDefault="00000000" w:rsidRPr="00000000" w14:paraId="0000001F">
      <w:pPr>
        <w:spacing w:after="200" w:lineRule="auto"/>
        <w:rPr>
          <w:rFonts w:ascii="Calibri" w:cs="Calibri" w:eastAsia="Calibri" w:hAnsi="Calibri"/>
        </w:rPr>
      </w:pPr>
      <w:r w:rsidDel="00000000" w:rsidR="00000000" w:rsidRPr="00000000">
        <w:rPr>
          <w:rFonts w:ascii="Calibri" w:cs="Calibri" w:eastAsia="Calibri" w:hAnsi="Calibri"/>
          <w:rtl w:val="0"/>
        </w:rPr>
        <w:t xml:space="preserve">The Chicago school economist argued that the money supply should grow at a steady and predictable rate, so the economy can grow along with it, and the aggregate price level remain stable or perhaps very slowly inflate. As long as prices were kept stable, the market could take care of the rest. </w:t>
      </w:r>
      <w:r w:rsidDel="00000000" w:rsidR="00000000" w:rsidRPr="00000000">
        <w:rPr>
          <w:rFonts w:ascii="Calibri" w:cs="Calibri" w:eastAsia="Calibri" w:hAnsi="Calibri"/>
          <w:i w:val="1"/>
          <w:iCs w:val="1"/>
          <w:rtl w:val="0"/>
        </w:rPr>
        <w:t xml:space="preserve">Monetarism</w:t>
      </w:r>
      <w:r w:rsidDel="00000000" w:rsidR="00000000" w:rsidRPr="00000000">
        <w:rPr>
          <w:rFonts w:ascii="Calibri" w:cs="Calibri" w:eastAsia="Calibri" w:hAnsi="Calibri"/>
          <w:rtl w:val="0"/>
        </w:rPr>
        <w:t xml:space="preserve">, as this monetary doctrine was called, became a fundamental part of the Chicago school of economics.</w:t>
      </w:r>
    </w:p>
    <w:p w:rsidR="00000000" w:rsidDel="00000000" w:rsidP="00000000" w:rsidRDefault="00000000" w:rsidRPr="00000000" w14:paraId="00000020">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proposed tools to manage the money supply were also the same as Fischer’s: the consumer price index would serve as the measure of stability and interest rates could be steered to increase or decrease the money supply. If prices would fall, monetarists wanted central banks to lower interest rates, in order to stimulate borrowing, spending, and put upward pressure on prices. If prices would rise too fast, monetarists wanted central banks to increase interest rates. If prices remained stable, the amount of money in the economy would grow steadily along with the economy itself, and the interest rate was set precisely right.</w:t>
      </w:r>
    </w:p>
    <w:p w:rsidR="00000000" w:rsidDel="00000000" w:rsidP="00000000" w:rsidRDefault="00000000" w:rsidRPr="00000000" w14:paraId="00000021">
      <w:pPr>
        <w:spacing w:after="200" w:lineRule="auto"/>
        <w:rPr>
          <w:rFonts w:ascii="Calibri" w:cs="Calibri" w:eastAsia="Calibri" w:hAnsi="Calibri"/>
        </w:rPr>
      </w:pPr>
      <w:r w:rsidDel="00000000" w:rsidR="00000000" w:rsidRPr="00000000">
        <w:rPr>
          <w:rFonts w:ascii="Calibri" w:cs="Calibri" w:eastAsia="Calibri" w:hAnsi="Calibri"/>
          <w:rtl w:val="0"/>
        </w:rPr>
        <w:t xml:space="preserve">Monetarists mostly disagreed with Keynesians on the role of the government in all this. They did not think that governments should leverage low interest rates to increase spending, and instead believed that government spending should be financed exclusively through fiscal policy, i.e., taxes. Although monetarists did agree that aggregate spending was vital to escape economic downturn, they maintained that the private sector could do the spending just as well, and </w:t>
      </w:r>
      <w:r w:rsidDel="00000000" w:rsidR="00000000" w:rsidRPr="00000000">
        <w:rPr>
          <w:rFonts w:ascii="Calibri" w:cs="Calibri" w:eastAsia="Calibri" w:hAnsi="Calibri"/>
          <w:i w:val="1"/>
          <w:iCs w:val="1"/>
          <w:rtl w:val="0"/>
        </w:rPr>
        <w:t xml:space="preserve">would</w:t>
      </w:r>
      <w:r w:rsidDel="00000000" w:rsidR="00000000" w:rsidRPr="00000000">
        <w:rPr>
          <w:rFonts w:ascii="Calibri" w:cs="Calibri" w:eastAsia="Calibri" w:hAnsi="Calibri"/>
          <w:rtl w:val="0"/>
        </w:rPr>
        <w:t xml:space="preserve"> indeed do the spending if people could borrow money cheaply enough. In a way, monetarists merged ideas from both Austrians and Keynesians into a new approach.</w:t>
      </w:r>
    </w:p>
    <w:p w:rsidR="00000000" w:rsidDel="00000000" w:rsidP="00000000" w:rsidRDefault="00000000" w:rsidRPr="00000000" w14:paraId="00000022">
      <w:pPr>
        <w:spacing w:after="200" w:lineRule="auto"/>
        <w:rPr>
          <w:rFonts w:ascii="Calibri" w:cs="Calibri" w:eastAsia="Calibri" w:hAnsi="Calibri"/>
        </w:rPr>
      </w:pPr>
      <w:r w:rsidDel="00000000" w:rsidR="00000000" w:rsidRPr="00000000">
        <w:rPr>
          <w:rFonts w:ascii="Calibri" w:cs="Calibri" w:eastAsia="Calibri" w:hAnsi="Calibri"/>
          <w:rtl w:val="0"/>
        </w:rPr>
        <w:t xml:space="preserve">The theory did not convince Hayek, however, for many of the same reasons that the stabilizers had never convinced him before: he believed that manipulating interest rates distorted spontaneous order across time, and he also didn’t buy into the monetarist idea of stability. (He had earlier in his career argued that stable prices aren’t really stable, since deflation is actually the natural state of a healthy economy, while he later in his career added that the free market should determine </w:t>
      </w:r>
      <w:r w:rsidDel="00000000" w:rsidR="00000000" w:rsidRPr="00000000">
        <w:rPr>
          <w:rFonts w:ascii="Calibri" w:cs="Calibri" w:eastAsia="Calibri" w:hAnsi="Calibri"/>
          <w:i w:val="1"/>
          <w:iCs w:val="1"/>
          <w:rtl w:val="0"/>
        </w:rPr>
        <w:t xml:space="preserve">what </w:t>
      </w:r>
      <w:r w:rsidDel="00000000" w:rsidR="00000000" w:rsidRPr="00000000">
        <w:rPr>
          <w:rFonts w:ascii="Calibri" w:cs="Calibri" w:eastAsia="Calibri" w:hAnsi="Calibri"/>
          <w:rtl w:val="0"/>
        </w:rPr>
        <w:t xml:space="preserve">is </w:t>
      </w:r>
      <w:r w:rsidDel="00000000" w:rsidR="00000000" w:rsidRPr="00000000">
        <w:rPr>
          <w:rFonts w:ascii="Calibri" w:cs="Calibri" w:eastAsia="Calibri" w:hAnsi="Calibri"/>
          <w:rtl w:val="0"/>
        </w:rPr>
        <w:t xml:space="preserve">stable—not some top-down government committee.)</w:t>
      </w:r>
    </w:p>
    <w:p w:rsidR="00000000" w:rsidDel="00000000" w:rsidP="00000000" w:rsidRDefault="00000000" w:rsidRPr="00000000" w14:paraId="00000023">
      <w:pPr>
        <w:spacing w:after="200" w:lineRule="auto"/>
        <w:rPr>
          <w:rFonts w:ascii="Calibri" w:cs="Calibri" w:eastAsia="Calibri" w:hAnsi="Calibri"/>
        </w:rPr>
      </w:pPr>
      <w:r w:rsidDel="00000000" w:rsidR="00000000" w:rsidRPr="00000000">
        <w:rPr>
          <w:rFonts w:ascii="Calibri" w:cs="Calibri" w:eastAsia="Calibri" w:hAnsi="Calibri"/>
          <w:rtl w:val="0"/>
        </w:rPr>
        <w:t xml:space="preserve">While Hayek’s ideas on markets and the price system were making a comeback in the 1980s, his ideas on money were largely left behind. Currency remained under state control, and not even Chicago’s new batch of free-market economists believed that this had to change.</w:t>
      </w:r>
    </w:p>
    <w:p w:rsidR="00000000" w:rsidDel="00000000" w:rsidP="00000000" w:rsidRDefault="00000000" w:rsidRPr="00000000" w14:paraId="00000024">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Savings and Loans</w:t>
      </w:r>
    </w:p>
    <w:p w:rsidR="00000000" w:rsidDel="00000000" w:rsidP="00000000" w:rsidRDefault="00000000" w:rsidRPr="00000000" w14:paraId="00000025">
      <w:pPr>
        <w:spacing w:after="200" w:lineRule="auto"/>
        <w:rPr>
          <w:rFonts w:ascii="Calibri" w:cs="Calibri" w:eastAsia="Calibri" w:hAnsi="Calibri"/>
        </w:rPr>
      </w:pPr>
      <w:r w:rsidDel="00000000" w:rsidR="00000000" w:rsidRPr="00000000">
        <w:rPr>
          <w:rFonts w:ascii="Calibri" w:cs="Calibri" w:eastAsia="Calibri" w:hAnsi="Calibri"/>
          <w:rtl w:val="0"/>
        </w:rPr>
        <w:t xml:space="preserve">In 1987, President Reagan nominated Alan Greenspan, another member of his Economic Policy Advisory Board, to be the new Chairman of the Federal Reserve. Like Friedman, Greenspan was a fervent monetarist, so when the US Senate confirmed the nomination shortly after, the Chicago school monetary theory was for the first time about to be put in practice.</w:t>
      </w:r>
    </w:p>
    <w:p w:rsidR="00000000" w:rsidDel="00000000" w:rsidP="00000000" w:rsidRDefault="00000000" w:rsidRPr="00000000" w14:paraId="00000026">
      <w:pPr>
        <w:spacing w:after="200" w:lineRule="auto"/>
        <w:rPr>
          <w:rFonts w:ascii="Calibri" w:cs="Calibri" w:eastAsia="Calibri" w:hAnsi="Calibri"/>
        </w:rPr>
      </w:pPr>
      <w:r w:rsidDel="00000000" w:rsidR="00000000" w:rsidRPr="00000000">
        <w:rPr>
          <w:rFonts w:ascii="Calibri" w:cs="Calibri" w:eastAsia="Calibri" w:hAnsi="Calibri"/>
          <w:rtl w:val="0"/>
        </w:rPr>
        <w:t xml:space="preserve">Barely settled into his new role, Greenspan was almost immediately faced with the worst banking crisis since 1929. In an economy with both high inflation and high interest rates to dampen the inflation, savings and loan associations were suffering. Many of these bank-like cooperative financial institutions, which issued long-term, fixed-rate loans like mortgages, were now having trouble attracting sufficient funds to honor all savers’ withdrawal requests. It ultimately forced many savings and loan associations to default and file for bankruptcy.</w:t>
      </w:r>
    </w:p>
    <w:p w:rsidR="00000000" w:rsidDel="00000000" w:rsidP="00000000" w:rsidRDefault="00000000" w:rsidRPr="00000000" w14:paraId="00000027">
      <w:pPr>
        <w:spacing w:after="200" w:lineRule="auto"/>
        <w:rPr>
          <w:rFonts w:ascii="Calibri" w:cs="Calibri" w:eastAsia="Calibri" w:hAnsi="Calibri"/>
        </w:rPr>
      </w:pPr>
      <w:r w:rsidDel="00000000" w:rsidR="00000000" w:rsidRPr="00000000">
        <w:rPr>
          <w:rFonts w:ascii="Calibri" w:cs="Calibri" w:eastAsia="Calibri" w:hAnsi="Calibri"/>
          <w:rtl w:val="0"/>
        </w:rPr>
        <w:t xml:space="preserve">As concerns grew among economists and policymakers that these bankruptcies could trigger a cascading effect across the American economy, Greenspan by 1989 slashed interest rates. This made it cheaper for the savings and loan associations to get some money, while anticipating and counteracting the early stages of an economic downturn at the same time.</w:t>
      </w:r>
    </w:p>
    <w:p w:rsidR="00000000" w:rsidDel="00000000" w:rsidP="00000000" w:rsidRDefault="00000000" w:rsidRPr="00000000" w14:paraId="00000028">
      <w:pPr>
        <w:spacing w:after="200" w:lineRule="auto"/>
        <w:rPr>
          <w:rFonts w:ascii="Calibri" w:cs="Calibri" w:eastAsia="Calibri" w:hAnsi="Calibri"/>
        </w:rPr>
      </w:pPr>
      <w:r w:rsidDel="00000000" w:rsidR="00000000" w:rsidRPr="00000000">
        <w:rPr>
          <w:rFonts w:ascii="Calibri" w:cs="Calibri" w:eastAsia="Calibri" w:hAnsi="Calibri"/>
          <w:rtl w:val="0"/>
        </w:rPr>
        <w:t xml:space="preserve">Regardless, the Federal Savings and Loan Insurance Corporation (FSLIC) eventually had to bail the failing industry out, repaying savers a total of $125 billion. This FSLIC, as well as the Federal Deposit Insurance Corporation (FDIC), had been installed during the Great Depression to help restore the public’s trust in banks: the government agencies would assure that banking customers are repaid their deposits (up to a certain limit) in the event of a bank failure. As the Federal Reserve had been failing in its role as lender of last resort during the economic crisis of the 1930s, it gave depositors a second reason not to be concerned about fractional reserve banking.</w:t>
      </w:r>
    </w:p>
    <w:p w:rsidR="00000000" w:rsidDel="00000000" w:rsidP="00000000" w:rsidRDefault="00000000" w:rsidRPr="00000000" w14:paraId="00000029">
      <w:pPr>
        <w:spacing w:after="200" w:lineRule="auto"/>
        <w:rPr>
          <w:rFonts w:ascii="Calibri" w:cs="Calibri" w:eastAsia="Calibri" w:hAnsi="Calibri"/>
        </w:rPr>
      </w:pPr>
      <w:r w:rsidDel="00000000" w:rsidR="00000000" w:rsidRPr="00000000">
        <w:rPr>
          <w:rFonts w:ascii="Calibri" w:cs="Calibri" w:eastAsia="Calibri" w:hAnsi="Calibri"/>
          <w:rtl w:val="0"/>
        </w:rPr>
        <w:t xml:space="preserve">Indeed, the bailouts limited the scope of the savings and loans crisis and averted many personal dramas. But it did so at a significant cost: the $125 billion had to be paid for by the government, and therefore, ultimately, by the American taxpayer. Even those Americans that were careful and prudent with their savings had to indirectly bear some of the burden. Meanwhile, the savings and loans associations and their customers got off relatively easy.</w:t>
      </w:r>
    </w:p>
    <w:p w:rsidR="00000000" w:rsidDel="00000000" w:rsidP="00000000" w:rsidRDefault="00000000" w:rsidRPr="00000000" w14:paraId="0000002A">
      <w:pPr>
        <w:spacing w:after="200" w:lineRule="auto"/>
        <w:rPr>
          <w:rFonts w:ascii="Calibri" w:cs="Calibri" w:eastAsia="Calibri" w:hAnsi="Calibri"/>
        </w:rPr>
      </w:pPr>
      <w:r w:rsidDel="00000000" w:rsidR="00000000" w:rsidRPr="00000000">
        <w:rPr>
          <w:rFonts w:ascii="Calibri" w:cs="Calibri" w:eastAsia="Calibri" w:hAnsi="Calibri"/>
          <w:rtl w:val="0"/>
        </w:rPr>
        <w:t xml:space="preserve">Hayek had early in his career been concerned that central banks introduced moral hazard into the economy. Since then, the FDIC and FSLIC had made this even more explicit. During the savings and loans crisis, it became clear that financial institutions could take big risks; the US government would pick up the bill if things went south.</w:t>
      </w:r>
    </w:p>
    <w:p w:rsidR="00000000" w:rsidDel="00000000" w:rsidP="00000000" w:rsidRDefault="00000000" w:rsidRPr="00000000" w14:paraId="0000002B">
      <w:pPr>
        <w:spacing w:after="200" w:lineRule="auto"/>
        <w:rPr>
          <w:rFonts w:ascii="Calibri" w:cs="Calibri" w:eastAsia="Calibri" w:hAnsi="Calibri"/>
          <w:b w:val="1"/>
          <w:bCs w:val="1"/>
        </w:rPr>
      </w:pPr>
      <w:commentRangeStart w:id="0"/>
      <w:r w:rsidDel="00000000" w:rsidR="00000000" w:rsidRPr="00000000">
        <w:rPr>
          <w:rFonts w:ascii="Calibri" w:cs="Calibri" w:eastAsia="Calibri" w:hAnsi="Calibri"/>
          <w:b w:val="1"/>
          <w:bCs w:val="1"/>
          <w:rtl w:val="0"/>
        </w:rPr>
        <w:t xml:space="preserve">Dot-Com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C">
      <w:pPr>
        <w:spacing w:after="200" w:lineRule="auto"/>
        <w:rPr>
          <w:rFonts w:ascii="Calibri" w:cs="Calibri" w:eastAsia="Calibri" w:hAnsi="Calibri"/>
        </w:rPr>
      </w:pPr>
      <w:r w:rsidDel="00000000" w:rsidR="00000000" w:rsidRPr="00000000">
        <w:rPr>
          <w:rFonts w:ascii="Calibri" w:cs="Calibri" w:eastAsia="Calibri" w:hAnsi="Calibri"/>
          <w:rtl w:val="0"/>
        </w:rPr>
        <w:t xml:space="preserve">About ten years after the savings and loans crisis, by the late 1990s, stock markets were in a frenzy.</w:t>
      </w:r>
    </w:p>
    <w:p w:rsidR="00000000" w:rsidDel="00000000" w:rsidP="00000000" w:rsidRDefault="00000000" w:rsidRPr="00000000" w14:paraId="0000002D">
      <w:pPr>
        <w:spacing w:after="200" w:lineRule="auto"/>
        <w:rPr>
          <w:rFonts w:ascii="Calibri" w:cs="Calibri" w:eastAsia="Calibri" w:hAnsi="Calibri"/>
        </w:rPr>
      </w:pPr>
      <w:r w:rsidDel="00000000" w:rsidR="00000000" w:rsidRPr="00000000">
        <w:rPr>
          <w:rFonts w:ascii="Calibri" w:cs="Calibri" w:eastAsia="Calibri" w:hAnsi="Calibri"/>
          <w:rtl w:val="0"/>
        </w:rPr>
        <w:t xml:space="preserve">This was in part because of a general sense of optimism across the Western world: earlier in the decade, the Soviet Union had finally crumbled. Although Ludwig von Mises had passed away in 1973, his economic calculation problem finally seemed vindicated. As the folly of central planning finally appeared to have been confirmed, former Soviet countries embraced free-market economics.</w:t>
      </w:r>
    </w:p>
    <w:p w:rsidR="00000000" w:rsidDel="00000000" w:rsidP="00000000" w:rsidRDefault="00000000" w:rsidRPr="00000000" w14:paraId="0000002E">
      <w:pPr>
        <w:spacing w:after="200" w:lineRule="auto"/>
        <w:rPr>
          <w:rFonts w:ascii="Calibri" w:cs="Calibri" w:eastAsia="Calibri" w:hAnsi="Calibri"/>
        </w:rPr>
      </w:pPr>
      <w:r w:rsidDel="00000000" w:rsidR="00000000" w:rsidRPr="00000000">
        <w:rPr>
          <w:rFonts w:ascii="Calibri" w:cs="Calibri" w:eastAsia="Calibri" w:hAnsi="Calibri"/>
          <w:rtl w:val="0"/>
        </w:rPr>
        <w:t xml:space="preserve">On top of that, the United States was engulfed by exorbitant tech-euphoria, most clearly reflected on the Nasdaq stock exchange. With Silicon Valley giants like Netscape going public at multibillion dollar valuations, technology stocks across the board soared; even internet startups with little more to show for than a domain name were in some cases valued at tens if not hundreds of millions of dollars. The internet was the future, and everyone wanted a piece of it.</w:t>
      </w:r>
    </w:p>
    <w:p w:rsidR="00000000" w:rsidDel="00000000" w:rsidP="00000000" w:rsidRDefault="00000000" w:rsidRPr="00000000" w14:paraId="0000002F">
      <w:pPr>
        <w:spacing w:after="200" w:lineRule="auto"/>
        <w:rPr>
          <w:rFonts w:ascii="Calibri" w:cs="Calibri" w:eastAsia="Calibri" w:hAnsi="Calibri"/>
        </w:rPr>
      </w:pPr>
      <w:r w:rsidDel="00000000" w:rsidR="00000000" w:rsidRPr="00000000">
        <w:rPr>
          <w:rFonts w:ascii="Calibri" w:cs="Calibri" w:eastAsia="Calibri" w:hAnsi="Calibri"/>
          <w:rtl w:val="0"/>
        </w:rPr>
        <w:t xml:space="preserve">But students of Hayek’s work had reason to suspect that there was something else at play, too. Greenspan’s Federal Reserve had in the wake of the savings and loans crisis dropped interest rates to their lowest levels since the 1960s. Just like in the 1920s, money was cheap, and people were happy to borrow and invest in the stock market. Artificially low interest rates were spurring the economic boom.</w:t>
      </w:r>
    </w:p>
    <w:p w:rsidR="00000000" w:rsidDel="00000000" w:rsidP="00000000" w:rsidRDefault="00000000" w:rsidRPr="00000000" w14:paraId="00000030">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these students of Hayek would have known, economic reality would sooner or later have to catch up. Indeed, it eventually did. When, just before the turn of the millennium, Greenspan decided to hike interest rates, the dot-com bubble popped, and the Nasdaq came crashing down. The frenzy was over.</w:t>
      </w:r>
    </w:p>
    <w:p w:rsidR="00000000" w:rsidDel="00000000" w:rsidP="00000000" w:rsidRDefault="00000000" w:rsidRPr="00000000" w14:paraId="00000031">
      <w:pPr>
        <w:spacing w:after="200" w:lineRule="auto"/>
        <w:rPr>
          <w:rFonts w:ascii="Calibri" w:cs="Calibri" w:eastAsia="Calibri" w:hAnsi="Calibri"/>
        </w:rPr>
      </w:pPr>
      <w:r w:rsidDel="00000000" w:rsidR="00000000" w:rsidRPr="00000000">
        <w:rPr>
          <w:rFonts w:ascii="Calibri" w:cs="Calibri" w:eastAsia="Calibri" w:hAnsi="Calibri"/>
          <w:rtl w:val="0"/>
        </w:rPr>
        <w:t xml:space="preserve">Had he still been alive, Hayek would probably have argued that the best way forward would be to bite the bullet and let the market return to normal. The economy would have to go through a painful recession as unprofitable businesses failed, and resources could slowly be reallocated to more sustainable endeavors.</w:t>
      </w:r>
    </w:p>
    <w:p w:rsidR="00000000" w:rsidDel="00000000" w:rsidP="00000000" w:rsidRDefault="00000000" w:rsidRPr="00000000" w14:paraId="00000032">
      <w:pPr>
        <w:spacing w:after="200" w:lineRule="auto"/>
        <w:rPr>
          <w:rFonts w:ascii="Calibri" w:cs="Calibri" w:eastAsia="Calibri" w:hAnsi="Calibri"/>
        </w:rPr>
      </w:pPr>
      <w:r w:rsidDel="00000000" w:rsidR="00000000" w:rsidRPr="00000000">
        <w:rPr>
          <w:rFonts w:ascii="Calibri" w:cs="Calibri" w:eastAsia="Calibri" w:hAnsi="Calibri"/>
          <w:rtl w:val="0"/>
        </w:rPr>
        <w:t xml:space="preserve">But Greenspan had a different idea. The monetarist was set on preventing a deflationary debt spiral, so he once again decided to lower interest rates. Dropping them well below the 1990s’ levels this time, credit was by the early 2000s even cheaper than it had been during the run-up of the dot-com bubble.</w:t>
      </w:r>
    </w:p>
    <w:p w:rsidR="00000000" w:rsidDel="00000000" w:rsidP="00000000" w:rsidRDefault="00000000" w:rsidRPr="00000000" w14:paraId="00000033">
      <w:pPr>
        <w:spacing w:after="200" w:lineRule="auto"/>
        <w:rPr>
          <w:rFonts w:ascii="Calibri" w:cs="Calibri" w:eastAsia="Calibri" w:hAnsi="Calibri"/>
        </w:rPr>
      </w:pPr>
      <w:r w:rsidDel="00000000" w:rsidR="00000000" w:rsidRPr="00000000">
        <w:rPr>
          <w:rFonts w:ascii="Calibri" w:cs="Calibri" w:eastAsia="Calibri" w:hAnsi="Calibri"/>
          <w:rtl w:val="0"/>
        </w:rPr>
        <w:t xml:space="preserve">On the surface, it seemed to work. Over the next couple of years, the stock market was slowly recovering</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For many economic commentators, it served as confirmation that monetarism worked as intended. Greenspan had maneuvered the American economy through the dot-com crash with minimal damage, even earning him a new nickname—“the Maestro.”</w:t>
      </w:r>
    </w:p>
    <w:p w:rsidR="00000000" w:rsidDel="00000000" w:rsidP="00000000" w:rsidRDefault="00000000" w:rsidRPr="00000000" w14:paraId="00000034">
      <w:pPr>
        <w:spacing w:after="200" w:lineRule="auto"/>
        <w:rPr>
          <w:rFonts w:ascii="Calibri" w:cs="Calibri" w:eastAsia="Calibri" w:hAnsi="Calibri"/>
        </w:rPr>
      </w:pPr>
      <w:r w:rsidDel="00000000" w:rsidR="00000000" w:rsidRPr="00000000">
        <w:rPr>
          <w:rFonts w:ascii="Calibri" w:cs="Calibri" w:eastAsia="Calibri" w:hAnsi="Calibri"/>
          <w:rtl w:val="0"/>
        </w:rPr>
        <w:t xml:space="preserve">One sector in particular was by the mid-2000s experiencing nothing short of a full-blown economic boom: the housing market.</w:t>
      </w:r>
    </w:p>
    <w:p w:rsidR="00000000" w:rsidDel="00000000" w:rsidP="00000000" w:rsidRDefault="00000000" w:rsidRPr="00000000" w14:paraId="00000035">
      <w:pPr>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Too Big to Fail</w:t>
      </w:r>
      <w:r w:rsidDel="00000000" w:rsidR="00000000" w:rsidRPr="00000000">
        <w:rPr>
          <w:rtl w:val="0"/>
        </w:rPr>
      </w:r>
    </w:p>
    <w:p w:rsidR="00000000" w:rsidDel="00000000" w:rsidP="00000000" w:rsidRDefault="00000000" w:rsidRPr="00000000" w14:paraId="00000036">
      <w:pPr>
        <w:spacing w:after="200" w:lineRule="auto"/>
        <w:rPr>
          <w:rFonts w:ascii="Calibri" w:cs="Calibri" w:eastAsia="Calibri" w:hAnsi="Calibri"/>
        </w:rPr>
      </w:pPr>
      <w:r w:rsidDel="00000000" w:rsidR="00000000" w:rsidRPr="00000000">
        <w:rPr>
          <w:rFonts w:ascii="Calibri" w:cs="Calibri" w:eastAsia="Calibri" w:hAnsi="Calibri"/>
          <w:rtl w:val="0"/>
        </w:rPr>
        <w:t xml:space="preserve">This boom in the housing market was not a great concern for Greenspan in light of monetary stability. Although some derivative prices, like the cost of renting and maintenance, were taken into account, home prices themselves were not actually included in the CPI;</w:t>
      </w:r>
      <w:r w:rsidDel="00000000" w:rsidR="00000000" w:rsidRPr="00000000">
        <w:rPr>
          <w:rFonts w:ascii="Calibri" w:cs="Calibri" w:eastAsia="Calibri" w:hAnsi="Calibri"/>
          <w:rtl w:val="0"/>
        </w:rPr>
        <w:t xml:space="preserve"> they had been removed from the index in 1983</w:t>
      </w:r>
      <w:r w:rsidDel="00000000" w:rsidR="00000000" w:rsidRPr="00000000">
        <w:rPr>
          <w:rFonts w:ascii="Calibri" w:cs="Calibri" w:eastAsia="Calibri" w:hAnsi="Calibri"/>
          <w:rtl w:val="0"/>
        </w:rPr>
        <w:t xml:space="preserve">. Real estate has since then largely been categorized as a form of investment, which was particularly convenient as politicians at the time wanted to bring the inflation numbers down.</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37">
      <w:pPr>
        <w:spacing w:after="200" w:lineRule="auto"/>
        <w:rPr>
          <w:rFonts w:ascii="Calibri" w:cs="Calibri" w:eastAsia="Calibri" w:hAnsi="Calibri"/>
        </w:rPr>
      </w:pPr>
      <w:r w:rsidDel="00000000" w:rsidR="00000000" w:rsidRPr="00000000">
        <w:rPr>
          <w:rFonts w:ascii="Calibri" w:cs="Calibri" w:eastAsia="Calibri" w:hAnsi="Calibri"/>
          <w:rtl w:val="0"/>
        </w:rPr>
        <w:t xml:space="preserve">Regardless, the boom could to a large extent be explained by Greenspan’s policy. Low interest rates had by the early 2000s sent mortgage rates to new lows, and the American housing market was surging as a direct result. The price of a new home increased year after year, as everyone seemed to want to make use of the opportunity to get in cheap.</w:t>
      </w:r>
    </w:p>
    <w:p w:rsidR="00000000" w:rsidDel="00000000" w:rsidP="00000000" w:rsidRDefault="00000000" w:rsidRPr="00000000" w14:paraId="00000038">
      <w:pPr>
        <w:spacing w:after="200" w:lineRule="auto"/>
        <w:rPr>
          <w:rFonts w:ascii="Calibri" w:cs="Calibri" w:eastAsia="Calibri" w:hAnsi="Calibri"/>
        </w:rPr>
      </w:pPr>
      <w:r w:rsidDel="00000000" w:rsidR="00000000" w:rsidRPr="00000000">
        <w:rPr>
          <w:rFonts w:ascii="Calibri" w:cs="Calibri" w:eastAsia="Calibri" w:hAnsi="Calibri"/>
          <w:rtl w:val="0"/>
        </w:rPr>
        <w:t xml:space="preserve">And there was also another, hidden reason for this boom. Financial institutions had, especially since the late 1980s, been using complex types of mortgage-backed securities called </w:t>
      </w:r>
      <w:r w:rsidDel="00000000" w:rsidR="00000000" w:rsidRPr="00000000">
        <w:rPr>
          <w:rFonts w:ascii="Calibri" w:cs="Calibri" w:eastAsia="Calibri" w:hAnsi="Calibri"/>
          <w:i w:val="1"/>
          <w:iCs w:val="1"/>
          <w:rtl w:val="0"/>
        </w:rPr>
        <w:t xml:space="preserve">collateralized debt obligations</w:t>
      </w:r>
      <w:r w:rsidDel="00000000" w:rsidR="00000000" w:rsidRPr="00000000">
        <w:rPr>
          <w:rFonts w:ascii="Calibri" w:cs="Calibri" w:eastAsia="Calibri" w:hAnsi="Calibri"/>
          <w:rtl w:val="0"/>
        </w:rPr>
        <w:t xml:space="preserve">. This allowed them to chop up and resell mortgage debts; instead of the bank that issued it, mortgage debts were increasingly owned by investors, which included other financial institutions like banks, insurance companies, and pension </w:t>
      </w:r>
      <w:r w:rsidDel="00000000" w:rsidR="00000000" w:rsidRPr="00000000">
        <w:rPr>
          <w:rFonts w:ascii="Calibri" w:cs="Calibri" w:eastAsia="Calibri" w:hAnsi="Calibri"/>
          <w:rtl w:val="0"/>
        </w:rPr>
        <w:t xml:space="preserve">funds</w:t>
      </w:r>
      <w:r w:rsidDel="00000000" w:rsidR="00000000" w:rsidRPr="00000000">
        <w:rPr>
          <w:rFonts w:ascii="Calibri" w:cs="Calibri" w:eastAsia="Calibri" w:hAnsi="Calibri"/>
          <w:rtl w:val="0"/>
        </w:rPr>
        <w:t xml:space="preserve">.</w:t>
      </w:r>
    </w:p>
    <w:p w:rsidR="00000000" w:rsidDel="00000000" w:rsidP="00000000" w:rsidRDefault="00000000" w:rsidRPr="00000000" w14:paraId="00000039">
      <w:pPr>
        <w:spacing w:after="200" w:lineRule="auto"/>
        <w:rPr>
          <w:rFonts w:ascii="Calibri" w:cs="Calibri" w:eastAsia="Calibri" w:hAnsi="Calibri"/>
        </w:rPr>
      </w:pPr>
      <w:r w:rsidDel="00000000" w:rsidR="00000000" w:rsidRPr="00000000">
        <w:rPr>
          <w:rFonts w:ascii="Calibri" w:cs="Calibri" w:eastAsia="Calibri" w:hAnsi="Calibri"/>
          <w:rtl w:val="0"/>
        </w:rPr>
        <w:t xml:space="preserve">The problem, however, was that any mortgage debt could be repackaged and masqueraded as a virtually risk-free asset. As such, some mortgage-issuing financial institutions were happy to issue new mortgages to just about anyone who applied for one: </w:t>
      </w:r>
      <w:r w:rsidDel="00000000" w:rsidR="00000000" w:rsidRPr="00000000">
        <w:rPr>
          <w:rFonts w:ascii="Calibri" w:cs="Calibri" w:eastAsia="Calibri" w:hAnsi="Calibri"/>
          <w:rtl w:val="0"/>
        </w:rPr>
        <w:t xml:space="preserve">checks</w:t>
      </w:r>
      <w:r w:rsidDel="00000000" w:rsidR="00000000" w:rsidRPr="00000000">
        <w:rPr>
          <w:rFonts w:ascii="Calibri" w:cs="Calibri" w:eastAsia="Calibri" w:hAnsi="Calibri"/>
          <w:rtl w:val="0"/>
        </w:rPr>
        <w:t xml:space="preserve"> on income, job security, or creditworthiness were largely thrown out of the window. The risks inherent to these mortgages were obscured in order to be resold.</w:t>
      </w:r>
    </w:p>
    <w:p w:rsidR="00000000" w:rsidDel="00000000" w:rsidP="00000000" w:rsidRDefault="00000000" w:rsidRPr="00000000" w14:paraId="0000003A">
      <w:pPr>
        <w:spacing w:after="200" w:lineRule="auto"/>
        <w:rPr>
          <w:rFonts w:ascii="Calibri" w:cs="Calibri" w:eastAsia="Calibri" w:hAnsi="Calibri"/>
        </w:rPr>
      </w:pPr>
      <w:r w:rsidDel="00000000" w:rsidR="00000000" w:rsidRPr="00000000">
        <w:rPr>
          <w:rFonts w:ascii="Calibri" w:cs="Calibri" w:eastAsia="Calibri" w:hAnsi="Calibri"/>
          <w:rtl w:val="0"/>
        </w:rPr>
        <w:t xml:space="preserve">But the risks couldn’t remain obscured forever. By the mid-2000s, Federal Reserve chairman Greenspan started jacking interest rates up again, and his successor in 2006, Ben Bernanke, followed his lead. Once more, for those who studied Hayek’s work, what happened next wouldn’t come as a surprise.</w:t>
      </w:r>
    </w:p>
    <w:p w:rsidR="00000000" w:rsidDel="00000000" w:rsidP="00000000" w:rsidRDefault="00000000" w:rsidRPr="00000000" w14:paraId="0000003B">
      <w:pPr>
        <w:spacing w:after="200" w:lineRule="auto"/>
        <w:rPr>
          <w:rFonts w:ascii="Calibri" w:cs="Calibri" w:eastAsia="Calibri" w:hAnsi="Calibri"/>
        </w:rPr>
      </w:pPr>
      <w:r w:rsidDel="00000000" w:rsidR="00000000" w:rsidRPr="00000000">
        <w:rPr>
          <w:rFonts w:ascii="Calibri" w:cs="Calibri" w:eastAsia="Calibri" w:hAnsi="Calibri"/>
          <w:rtl w:val="0"/>
        </w:rPr>
        <w:t xml:space="preserve">As borrowing became more expensive, the housing market began drying up, while at the same time more and more Americans started defaulting on the mortgages that had been given to them so freely. As housing prices in the United States began to fall, those who had invested in the mortgage-backed securities were finding that they were nowhere near as safe as advertised, in turn leaving some of them strapped for money to honor their own debts.</w:t>
      </w:r>
    </w:p>
    <w:p w:rsidR="00000000" w:rsidDel="00000000" w:rsidP="00000000" w:rsidRDefault="00000000" w:rsidRPr="00000000" w14:paraId="0000003C">
      <w:pPr>
        <w:spacing w:after="200" w:lineRule="auto"/>
        <w:rPr>
          <w:rFonts w:ascii="Calibri" w:cs="Calibri" w:eastAsia="Calibri" w:hAnsi="Calibri"/>
        </w:rPr>
      </w:pPr>
      <w:r w:rsidDel="00000000" w:rsidR="00000000" w:rsidRPr="00000000">
        <w:rPr>
          <w:rFonts w:ascii="Calibri" w:cs="Calibri" w:eastAsia="Calibri" w:hAnsi="Calibri"/>
          <w:rtl w:val="0"/>
        </w:rPr>
        <w:t xml:space="preserve">As defaults began spreading through the US financial sector like a contagion, affecting bigger and bigger firms, the scope of the crisis was becoming increasingly evident. When financial giant Lehman Brothers in September of 2008 became the largest company to file for bankruptcy in the history of the United States, finance professionals, policy makers, and anyone else who was paying attention knew that further escalation could well result in a full-blown economic collapse.</w:t>
      </w:r>
    </w:p>
    <w:p w:rsidR="00000000" w:rsidDel="00000000" w:rsidP="00000000" w:rsidRDefault="00000000" w:rsidRPr="00000000" w14:paraId="0000003D">
      <w:pPr>
        <w:spacing w:after="200" w:lineRule="auto"/>
        <w:rPr>
          <w:rFonts w:ascii="Calibri" w:cs="Calibri" w:eastAsia="Calibri" w:hAnsi="Calibri"/>
        </w:rPr>
      </w:pPr>
      <w:r w:rsidDel="00000000" w:rsidR="00000000" w:rsidRPr="00000000">
        <w:rPr>
          <w:rFonts w:ascii="Calibri" w:cs="Calibri" w:eastAsia="Calibri" w:hAnsi="Calibri"/>
          <w:rtl w:val="0"/>
        </w:rPr>
        <w:t xml:space="preserve">By the time it looked like major insurance firm </w:t>
      </w:r>
      <w:r w:rsidDel="00000000" w:rsidR="00000000" w:rsidRPr="00000000">
        <w:rPr>
          <w:rFonts w:ascii="Calibri" w:cs="Calibri" w:eastAsia="Calibri" w:hAnsi="Calibri"/>
          <w:rtl w:val="0"/>
        </w:rPr>
        <w:t xml:space="preserve">AIG</w:t>
      </w:r>
      <w:r w:rsidDel="00000000" w:rsidR="00000000" w:rsidRPr="00000000">
        <w:rPr>
          <w:rFonts w:ascii="Calibri" w:cs="Calibri" w:eastAsia="Calibri" w:hAnsi="Calibri"/>
          <w:rtl w:val="0"/>
        </w:rPr>
        <w:t xml:space="preserve"> could be next in line to cave, the Fed, backed by a new emergency law, took a truly unprecedente</w:t>
      </w:r>
      <w:r w:rsidDel="00000000" w:rsidR="00000000" w:rsidRPr="00000000">
        <w:rPr>
          <w:rFonts w:ascii="Calibri" w:cs="Calibri" w:eastAsia="Calibri" w:hAnsi="Calibri"/>
          <w:rtl w:val="0"/>
        </w:rPr>
        <w:t xml:space="preserve">d step. The central bank declared the insurer “too big to fail,” and, along with the US Treasury, bailed it out with an injection of $68 billion (plus another $112 billion in guarantees).</w:t>
      </w:r>
      <w:r w:rsidDel="00000000" w:rsidR="00000000" w:rsidRPr="00000000">
        <w:rPr>
          <w:rtl w:val="0"/>
        </w:rPr>
      </w:r>
    </w:p>
    <w:p w:rsidR="00000000" w:rsidDel="00000000" w:rsidP="00000000" w:rsidRDefault="00000000" w:rsidRPr="00000000" w14:paraId="0000003E">
      <w:pPr>
        <w:spacing w:after="200" w:lineRule="auto"/>
        <w:rPr>
          <w:rFonts w:ascii="Calibri" w:cs="Calibri" w:eastAsia="Calibri" w:hAnsi="Calibri"/>
        </w:rPr>
      </w:pPr>
      <w:r w:rsidDel="00000000" w:rsidR="00000000" w:rsidRPr="00000000">
        <w:rPr>
          <w:rFonts w:ascii="Calibri" w:cs="Calibri" w:eastAsia="Calibri" w:hAnsi="Calibri"/>
          <w:rtl w:val="0"/>
        </w:rPr>
        <w:t xml:space="preserve">It heralded in a new policy era, both in the US and abroad as the crisis spread internationally. In the following weeks, the Federal Reserve once more coordinated with the US Treasury to let</w:t>
      </w:r>
      <w:r w:rsidDel="00000000" w:rsidR="00000000" w:rsidRPr="00000000">
        <w:rPr>
          <w:rFonts w:ascii="Calibri" w:cs="Calibri" w:eastAsia="Calibri" w:hAnsi="Calibri"/>
          <w:rtl w:val="0"/>
        </w:rPr>
        <w:t xml:space="preserve"> it purchase $405 billion</w:t>
      </w:r>
      <w:r w:rsidDel="00000000" w:rsidR="00000000" w:rsidRPr="00000000">
        <w:rPr>
          <w:rFonts w:ascii="Calibri" w:cs="Calibri" w:eastAsia="Calibri" w:hAnsi="Calibri"/>
          <w:rtl w:val="0"/>
        </w:rPr>
        <w:t xml:space="preserve"> worth of troubled assets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while on the other side of the Atlantic, the Chancellor of the UK’s Treasury, Alistair Darling, rolled out an emergency measure in the form of a bank rescue plan worth</w:t>
      </w:r>
      <w:r w:rsidDel="00000000" w:rsidR="00000000" w:rsidRPr="00000000">
        <w:rPr>
          <w:rFonts w:ascii="Calibri" w:cs="Calibri" w:eastAsia="Calibri" w:hAnsi="Calibri"/>
          <w:rtl w:val="0"/>
        </w:rPr>
        <w:t xml:space="preserve"> $230 billion (£137 billion)</w:t>
      </w:r>
      <w:r w:rsidDel="00000000" w:rsidR="00000000" w:rsidRPr="00000000">
        <w:rPr>
          <w:rFonts w:ascii="Calibri" w:cs="Calibri" w:eastAsia="Calibri" w:hAnsi="Calibri"/>
          <w:rtl w:val="0"/>
        </w:rPr>
        <w:t xml:space="preserve">, and similar measures were taken in other European countries.</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F">
      <w:pPr>
        <w:spacing w:after="200" w:lineRule="auto"/>
        <w:rPr>
          <w:rFonts w:ascii="Calibri" w:cs="Calibri" w:eastAsia="Calibri" w:hAnsi="Calibri"/>
        </w:rPr>
      </w:pPr>
      <w:r w:rsidDel="00000000" w:rsidR="00000000" w:rsidRPr="00000000">
        <w:rPr>
          <w:rFonts w:ascii="Calibri" w:cs="Calibri" w:eastAsia="Calibri" w:hAnsi="Calibri"/>
          <w:rtl w:val="0"/>
        </w:rPr>
        <w:t xml:space="preserve">An immediate financial collapse was averted, but only because large swaths of the financial sector were saved by public institutions and the creation of massive amounts of new money </w:t>
      </w:r>
      <w:r w:rsidDel="00000000" w:rsidR="00000000" w:rsidRPr="00000000">
        <w:rPr>
          <w:rFonts w:ascii="Calibri" w:cs="Calibri" w:eastAsia="Calibri" w:hAnsi="Calibri"/>
          <w:rtl w:val="0"/>
        </w:rPr>
        <w:t xml:space="preserve">out</w:t>
      </w:r>
      <w:r w:rsidDel="00000000" w:rsidR="00000000" w:rsidRPr="00000000">
        <w:rPr>
          <w:rFonts w:ascii="Calibri" w:cs="Calibri" w:eastAsia="Calibri" w:hAnsi="Calibri"/>
          <w:rtl w:val="0"/>
        </w:rPr>
        <w:t xml:space="preserve"> of thin </w:t>
      </w:r>
      <w:r w:rsidDel="00000000" w:rsidR="00000000" w:rsidRPr="00000000">
        <w:rPr>
          <w:rFonts w:ascii="Calibri" w:cs="Calibri" w:eastAsia="Calibri" w:hAnsi="Calibri"/>
          <w:rtl w:val="0"/>
        </w:rPr>
        <w:t xml:space="preserve">air</w:t>
      </w:r>
      <w:r w:rsidDel="00000000" w:rsidR="00000000" w:rsidRPr="00000000">
        <w:rPr>
          <w:rFonts w:ascii="Calibri" w:cs="Calibri" w:eastAsia="Calibri" w:hAnsi="Calibri"/>
          <w:rtl w:val="0"/>
        </w:rPr>
        <w:t xml:space="preserve">; moral hazard was now on full display.</w:t>
      </w:r>
    </w:p>
    <w:p w:rsidR="00000000" w:rsidDel="00000000" w:rsidP="00000000" w:rsidRDefault="00000000" w:rsidRPr="00000000" w14:paraId="00000040">
      <w:pPr>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 New World</w:t>
      </w:r>
    </w:p>
    <w:p w:rsidR="00000000" w:rsidDel="00000000" w:rsidP="00000000" w:rsidRDefault="00000000" w:rsidRPr="00000000" w14:paraId="00000041">
      <w:pPr>
        <w:spacing w:after="200" w:lineRule="auto"/>
        <w:rPr>
          <w:rFonts w:ascii="Calibri" w:cs="Calibri" w:eastAsia="Calibri" w:hAnsi="Calibri"/>
        </w:rPr>
      </w:pPr>
      <w:r w:rsidDel="00000000" w:rsidR="00000000" w:rsidRPr="00000000">
        <w:rPr>
          <w:rFonts w:ascii="Calibri" w:cs="Calibri" w:eastAsia="Calibri" w:hAnsi="Calibri"/>
          <w:rtl w:val="0"/>
        </w:rPr>
        <w:t xml:space="preserve">Government interventions wouldn’t stay limited to bailouts, </w:t>
      </w:r>
      <w:r w:rsidDel="00000000" w:rsidR="00000000" w:rsidRPr="00000000">
        <w:rPr>
          <w:rFonts w:ascii="Calibri" w:cs="Calibri" w:eastAsia="Calibri" w:hAnsi="Calibri"/>
          <w:rtl w:val="0"/>
        </w:rPr>
        <w:t xml:space="preserve">either</w:t>
      </w:r>
      <w:r w:rsidDel="00000000" w:rsidR="00000000" w:rsidRPr="00000000">
        <w:rPr>
          <w:rFonts w:ascii="Calibri" w:cs="Calibri" w:eastAsia="Calibri" w:hAnsi="Calibri"/>
          <w:rtl w:val="0"/>
        </w:rPr>
        <w:t xml:space="preserve">.</w:t>
      </w:r>
    </w:p>
    <w:p w:rsidR="00000000" w:rsidDel="00000000" w:rsidP="00000000" w:rsidRDefault="00000000" w:rsidRPr="00000000" w14:paraId="00000042">
      <w:pPr>
        <w:spacing w:after="200" w:lineRule="auto"/>
        <w:rPr>
          <w:rFonts w:ascii="Calibri" w:cs="Calibri" w:eastAsia="Calibri" w:hAnsi="Calibri"/>
        </w:rPr>
      </w:pPr>
      <w:r w:rsidDel="00000000" w:rsidR="00000000" w:rsidRPr="00000000">
        <w:rPr>
          <w:rFonts w:ascii="Calibri" w:cs="Calibri" w:eastAsia="Calibri" w:hAnsi="Calibri"/>
          <w:rtl w:val="0"/>
        </w:rPr>
        <w:t xml:space="preserve">The Federal Reserve had in the midst of a crisis once again lowered interest rates with the intention to avoid deflation and get the economy back on track, this time dropping them to nearly zero percent: borrowing money became almost free. But it seemed to have little effect.</w:t>
      </w:r>
    </w:p>
    <w:p w:rsidR="00000000" w:rsidDel="00000000" w:rsidP="00000000" w:rsidRDefault="00000000" w:rsidRPr="00000000" w14:paraId="00000043">
      <w:pPr>
        <w:spacing w:after="200" w:lineRule="auto"/>
        <w:rPr>
          <w:rFonts w:ascii="Calibri" w:cs="Calibri" w:eastAsia="Calibri" w:hAnsi="Calibri"/>
        </w:rPr>
      </w:pPr>
      <w:r w:rsidDel="00000000" w:rsidR="00000000" w:rsidRPr="00000000">
        <w:rPr>
          <w:rFonts w:ascii="Calibri" w:cs="Calibri" w:eastAsia="Calibri" w:hAnsi="Calibri"/>
          <w:rtl w:val="0"/>
        </w:rPr>
        <w:t xml:space="preserve">In November 2008, therefore, the Federal Reserve announced a large-scale asset purchasing program dubbed </w:t>
      </w:r>
      <w:r w:rsidDel="00000000" w:rsidR="00000000" w:rsidRPr="00000000">
        <w:rPr>
          <w:rFonts w:ascii="Calibri" w:cs="Calibri" w:eastAsia="Calibri" w:hAnsi="Calibri"/>
          <w:i w:val="1"/>
          <w:iCs w:val="1"/>
          <w:rtl w:val="0"/>
        </w:rPr>
        <w:t xml:space="preserve">Quantitative Easing</w:t>
      </w:r>
      <w:r w:rsidDel="00000000" w:rsidR="00000000" w:rsidRPr="00000000">
        <w:rPr>
          <w:rFonts w:ascii="Calibri" w:cs="Calibri" w:eastAsia="Calibri" w:hAnsi="Calibri"/>
          <w:rtl w:val="0"/>
        </w:rPr>
        <w:t xml:space="preserve"> (QE). The Fed would buy up another $600 billion’ worth of mortgage-backed securities with freshly created dollars, and shortly after expanded this to also buy up bank debt and government debt. The central bank soon owned over $2 trillion’ worth of these three assets, nearly tripling the total value of its balance sheet.</w:t>
      </w:r>
      <w:r w:rsidDel="00000000" w:rsidR="00000000" w:rsidRPr="00000000">
        <w:rPr>
          <w:rtl w:val="0"/>
        </w:rPr>
      </w:r>
    </w:p>
    <w:p w:rsidR="00000000" w:rsidDel="00000000" w:rsidP="00000000" w:rsidRDefault="00000000" w:rsidRPr="00000000" w14:paraId="00000044">
      <w:pPr>
        <w:spacing w:after="200" w:lineRule="auto"/>
        <w:rPr>
          <w:rFonts w:ascii="Calibri" w:cs="Calibri" w:eastAsia="Calibri" w:hAnsi="Calibri"/>
        </w:rPr>
      </w:pPr>
      <w:r w:rsidDel="00000000" w:rsidR="00000000" w:rsidRPr="00000000">
        <w:rPr>
          <w:rFonts w:ascii="Calibri" w:cs="Calibri" w:eastAsia="Calibri" w:hAnsi="Calibri"/>
          <w:rtl w:val="0"/>
        </w:rPr>
        <w:t xml:space="preserve">QE lets central banks take risky assets off the market, but the main goal of the programs is to increase the money supply and counter deflation when the conventional tools aren’t accomplishing the job. In other words, QE can help spur inflation when interest rates have been dropped to zero (or close), by desperately spending trillions into the economy directly; an example that was soon followed by other central banks around the world.</w:t>
      </w:r>
    </w:p>
    <w:p w:rsidR="00000000" w:rsidDel="00000000" w:rsidP="00000000" w:rsidRDefault="00000000" w:rsidRPr="00000000" w14:paraId="00000045">
      <w:pPr>
        <w:spacing w:after="200" w:lineRule="auto"/>
        <w:rPr>
          <w:rFonts w:ascii="Calibri" w:cs="Calibri" w:eastAsia="Calibri" w:hAnsi="Calibri"/>
        </w:rPr>
      </w:pPr>
      <w:r w:rsidDel="00000000" w:rsidR="00000000" w:rsidRPr="00000000">
        <w:rPr>
          <w:rFonts w:ascii="Calibri" w:cs="Calibri" w:eastAsia="Calibri" w:hAnsi="Calibri"/>
          <w:rtl w:val="0"/>
        </w:rPr>
        <w:t xml:space="preserve">And it </w:t>
      </w:r>
      <w:r w:rsidDel="00000000" w:rsidR="00000000" w:rsidRPr="00000000">
        <w:rPr>
          <w:rFonts w:ascii="Calibri" w:cs="Calibri" w:eastAsia="Calibri" w:hAnsi="Calibri"/>
          <w:i w:val="1"/>
          <w:iCs w:val="1"/>
          <w:rtl w:val="0"/>
        </w:rPr>
        <w:t xml:space="preserve">was</w:t>
      </w:r>
      <w:r w:rsidDel="00000000" w:rsidR="00000000" w:rsidRPr="00000000">
        <w:rPr>
          <w:rFonts w:ascii="Calibri" w:cs="Calibri" w:eastAsia="Calibri" w:hAnsi="Calibri"/>
          <w:rtl w:val="0"/>
        </w:rPr>
        <w:t xml:space="preserve"> desperate. According to Bernanke’s own leading theory on money and interest, QE shouldn’t even work to boost inflation if zero percent interest rates didn’t do that already. Yet, it did seem to work, at least a bit. As the Fed chairman quipped: “The problem with QE is that it works well in practice, but not in theory.”</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46">
      <w:pPr>
        <w:spacing w:after="200" w:lineRule="auto"/>
        <w:rPr>
          <w:rFonts w:ascii="Calibri" w:cs="Calibri" w:eastAsia="Calibri" w:hAnsi="Calibri"/>
        </w:rPr>
      </w:pPr>
      <w:r w:rsidDel="00000000" w:rsidR="00000000" w:rsidRPr="00000000">
        <w:rPr>
          <w:rFonts w:ascii="Calibri" w:cs="Calibri" w:eastAsia="Calibri" w:hAnsi="Calibri"/>
          <w:rtl w:val="0"/>
        </w:rPr>
        <w:t xml:space="preserve">Still, with the introduction of QE, central banks were stepping onto almost entirely untrodden terrain. No one in charge of these purchasing programs knew exactly what the effects would be, or how long it would take for such effects to play out. Indeed, the 2008 financial crisis and its aftermath ushered in a new and uncertain world of money and finance.</w:t>
      </w:r>
    </w:p>
    <w:p w:rsidR="00000000" w:rsidDel="00000000" w:rsidP="00000000" w:rsidRDefault="00000000" w:rsidRPr="00000000" w14:paraId="00000047">
      <w:pPr>
        <w:spacing w:after="200" w:lineRule="auto"/>
        <w:rPr>
          <w:rFonts w:ascii="Calibri" w:cs="Calibri" w:eastAsia="Calibri" w:hAnsi="Calibri"/>
        </w:rPr>
      </w:pPr>
      <w:r w:rsidDel="00000000" w:rsidR="00000000" w:rsidRPr="00000000">
        <w:rPr>
          <w:rFonts w:ascii="Calibri" w:cs="Calibri" w:eastAsia="Calibri" w:hAnsi="Calibri"/>
          <w:rtl w:val="0"/>
        </w:rPr>
        <w:t xml:space="preserve">Originally established to act as a lender of last resort about a century earlier, the Federal Reserve had been manipulating interest rates for almost as long. Now, it also started picking winners and losers in the market with bailouts, and even began allocating resources t</w:t>
      </w:r>
      <w:r w:rsidDel="00000000" w:rsidR="00000000" w:rsidRPr="00000000">
        <w:rPr>
          <w:rFonts w:ascii="Calibri" w:cs="Calibri" w:eastAsia="Calibri" w:hAnsi="Calibri"/>
          <w:rtl w:val="0"/>
        </w:rPr>
        <w:t xml:space="preserve">hroughout asset markets via QE.</w:t>
      </w:r>
      <w:r w:rsidDel="00000000" w:rsidR="00000000" w:rsidRPr="00000000">
        <w:rPr>
          <w:rFonts w:ascii="Calibri" w:cs="Calibri" w:eastAsia="Calibri" w:hAnsi="Calibri"/>
          <w:rtl w:val="0"/>
        </w:rPr>
        <w:t xml:space="preserve"> The central bank’s mandate had over time expanded to include tasks that could equally well describe the types of duties more commonly attributed to </w:t>
      </w:r>
      <w:r w:rsidDel="00000000" w:rsidR="00000000" w:rsidRPr="00000000">
        <w:rPr>
          <w:rFonts w:ascii="Calibri" w:cs="Calibri" w:eastAsia="Calibri" w:hAnsi="Calibri"/>
          <w:rtl w:val="0"/>
        </w:rPr>
        <w:t xml:space="preserve">Soviet</w:t>
      </w:r>
      <w:r w:rsidDel="00000000" w:rsidR="00000000" w:rsidRPr="00000000">
        <w:rPr>
          <w:rFonts w:ascii="Calibri" w:cs="Calibri" w:eastAsia="Calibri" w:hAnsi="Calibri"/>
          <w:rtl w:val="0"/>
        </w:rPr>
        <w:t xml:space="preserve">-style central planners.</w:t>
      </w:r>
    </w:p>
    <w:p w:rsidR="00000000" w:rsidDel="00000000" w:rsidP="00000000" w:rsidRDefault="00000000" w:rsidRPr="00000000" w14:paraId="00000048">
      <w:pPr>
        <w:spacing w:after="200" w:lineRule="auto"/>
        <w:rPr>
          <w:rFonts w:ascii="Calibri" w:cs="Calibri" w:eastAsia="Calibri" w:hAnsi="Calibri"/>
        </w:rPr>
      </w:pPr>
      <w:r w:rsidDel="00000000" w:rsidR="00000000" w:rsidRPr="00000000">
        <w:rPr>
          <w:rFonts w:ascii="Calibri" w:cs="Calibri" w:eastAsia="Calibri" w:hAnsi="Calibri"/>
          <w:rtl w:val="0"/>
        </w:rPr>
        <w:t xml:space="preserve">Meanwhile, the crisis—like the crisis of the 1930s—provided an environment where Keynesian ideas could make a comeback: a group of economists known as the “New Keynesians”</w:t>
      </w:r>
      <w:r w:rsidDel="00000000" w:rsidR="00000000" w:rsidRPr="00000000">
        <w:rPr>
          <w:rFonts w:ascii="Calibri" w:cs="Calibri" w:eastAsia="Calibri" w:hAnsi="Calibri"/>
          <w:vertAlign w:val="superscript"/>
        </w:rPr>
        <w:footnoteReference w:customMarkFollows="0" w:id="10"/>
      </w:r>
      <w:r w:rsidDel="00000000" w:rsidR="00000000" w:rsidRPr="00000000">
        <w:rPr>
          <w:rFonts w:ascii="Calibri" w:cs="Calibri" w:eastAsia="Calibri" w:hAnsi="Calibri"/>
          <w:rtl w:val="0"/>
        </w:rPr>
        <w:t xml:space="preserve"> urged governments around the globe to increase deficit spending in order to stimulate national economies. When IMF managing director Dominique Strauss-Kahn in 2008 endorsed this “Keynesian resurgence,” world leaders, including US president George W. Bush and British prime minister Gordon Brown, agreed to support the plans. Financial stimulus packages were soon rolled out all across the world.</w:t>
      </w:r>
    </w:p>
    <w:p w:rsidR="00000000" w:rsidDel="00000000" w:rsidP="00000000" w:rsidRDefault="00000000" w:rsidRPr="00000000" w14:paraId="00000049">
      <w:pPr>
        <w:spacing w:after="200" w:lineRule="auto"/>
        <w:rPr>
          <w:rFonts w:ascii="Calibri" w:cs="Calibri" w:eastAsia="Calibri" w:hAnsi="Calibri"/>
        </w:rPr>
      </w:pPr>
      <w:r w:rsidDel="00000000" w:rsidR="00000000" w:rsidRPr="00000000">
        <w:rPr>
          <w:rFonts w:ascii="Calibri" w:cs="Calibri" w:eastAsia="Calibri" w:hAnsi="Calibri"/>
          <w:rtl w:val="0"/>
        </w:rPr>
        <w:t xml:space="preserve">For most of his life, Hayek found that his ideas were marginalized. Hayek had critiqued the role of central banks as early as the 1920s, and he’d warned since the 1930s that Keynesian measures did little more than prolong unsustainable economic booms. Yet, things seemed to only get worse over time. Money had evolved into a geopolitical chess piece for nationalists, a power tool for economic planners at central banks, and, most of all, a source of economic turmoil—which in turn facilitated the resurgence of Keynesian doctrine.</w:t>
      </w:r>
    </w:p>
    <w:p w:rsidR="00000000" w:rsidDel="00000000" w:rsidP="00000000" w:rsidRDefault="00000000" w:rsidRPr="00000000" w14:paraId="0000004A">
      <w:pPr>
        <w:spacing w:after="200" w:lineRule="auto"/>
        <w:rPr>
          <w:rFonts w:ascii="Calibri" w:cs="Calibri" w:eastAsia="Calibri" w:hAnsi="Calibri"/>
        </w:rPr>
      </w:pPr>
      <w:r w:rsidDel="00000000" w:rsidR="00000000" w:rsidRPr="00000000">
        <w:rPr>
          <w:rFonts w:ascii="Calibri" w:cs="Calibri" w:eastAsia="Calibri" w:hAnsi="Calibri"/>
          <w:rtl w:val="0"/>
        </w:rPr>
        <w:t xml:space="preserve">The monetary system was by the early twenty-first century about as far removed from Hayek’s ideal as it could have possibly been, and a solution was not in sight.</w:t>
      </w:r>
    </w:p>
    <w:p w:rsidR="00000000" w:rsidDel="00000000" w:rsidP="00000000" w:rsidRDefault="00000000" w:rsidRPr="00000000" w14:paraId="0000004B">
      <w:pPr>
        <w:spacing w:after="200" w:lineRule="auto"/>
        <w:rPr>
          <w:rFonts w:ascii="Calibri" w:cs="Calibri" w:eastAsia="Calibri" w:hAnsi="Calibri"/>
        </w:rPr>
      </w:pPr>
      <w:r w:rsidDel="00000000" w:rsidR="00000000" w:rsidRPr="00000000">
        <w:rPr>
          <w:rFonts w:ascii="Calibri" w:cs="Calibri" w:eastAsia="Calibri" w:hAnsi="Calibri"/>
          <w:rtl w:val="0"/>
        </w:rPr>
        <w:t xml:space="preserve">Not, unless you happened to subscribe to a niche technology mailing list in a nearly forgotten corner of the internet . . .</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 Tey" w:id="0" w:date="2024-12-28T23:04:21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could argue that the 'soft' policy started with the ltcm bailout during greenspan era.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story goes that in 1994 with ltcm banks bailed out hedge funds, in 2008 central banks bailed out banks, and in the next crisis imf will bail out central banks.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that detail is needed, but for the purpose of being factual, the soft policy started in 1994 and not in the dot 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00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Wapshott, </w:t>
      </w:r>
      <w:r w:rsidDel="00000000" w:rsidR="00000000" w:rsidRPr="00000000">
        <w:rPr>
          <w:i w:val="1"/>
          <w:iCs w:val="1"/>
          <w:sz w:val="20"/>
          <w:szCs w:val="20"/>
          <w:rtl w:val="0"/>
        </w:rPr>
        <w:t xml:space="preserve">Keynes Hayek,</w:t>
      </w:r>
      <w:r w:rsidDel="00000000" w:rsidR="00000000" w:rsidRPr="00000000">
        <w:rPr>
          <w:sz w:val="20"/>
          <w:szCs w:val="20"/>
          <w:rtl w:val="0"/>
        </w:rPr>
        <w:t xml:space="preserve"> 258–59.</w:t>
      </w:r>
      <w:r w:rsidDel="00000000" w:rsidR="00000000" w:rsidRPr="00000000">
        <w:rPr>
          <w:rtl w:val="0"/>
        </w:rPr>
      </w:r>
    </w:p>
  </w:footnote>
  <w:footnote w:id="4">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Wapshott, </w:t>
      </w:r>
      <w:r w:rsidDel="00000000" w:rsidR="00000000" w:rsidRPr="00000000">
        <w:rPr>
          <w:i w:val="1"/>
          <w:iCs w:val="1"/>
          <w:sz w:val="20"/>
          <w:szCs w:val="20"/>
          <w:rtl w:val="0"/>
        </w:rPr>
        <w:t xml:space="preserve">Keynes Hayek</w:t>
      </w:r>
      <w:r w:rsidDel="00000000" w:rsidR="00000000" w:rsidRPr="00000000">
        <w:rPr>
          <w:sz w:val="20"/>
          <w:szCs w:val="20"/>
          <w:rtl w:val="0"/>
        </w:rPr>
        <w:t xml:space="preserve">, 261.</w:t>
      </w:r>
    </w:p>
  </w:footnote>
  <w:footnote w:id="5">
    <w:p w:rsidR="00000000" w:rsidDel="00000000" w:rsidP="00000000" w:rsidRDefault="00000000" w:rsidRPr="00000000" w14:paraId="000000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Wapshott, </w:t>
      </w:r>
      <w:r w:rsidDel="00000000" w:rsidR="00000000" w:rsidRPr="00000000">
        <w:rPr>
          <w:i w:val="1"/>
          <w:iCs w:val="1"/>
          <w:sz w:val="20"/>
          <w:szCs w:val="20"/>
          <w:rtl w:val="0"/>
        </w:rPr>
        <w:t xml:space="preserve">Keynes Hayek</w:t>
      </w:r>
      <w:r w:rsidDel="00000000" w:rsidR="00000000" w:rsidRPr="00000000">
        <w:rPr>
          <w:sz w:val="20"/>
          <w:szCs w:val="20"/>
          <w:rtl w:val="0"/>
        </w:rPr>
        <w:t xml:space="preserve">, 211–214.</w:t>
      </w:r>
    </w:p>
  </w:footnote>
  <w:footnote w:id="6">
    <w:p w:rsidR="00000000" w:rsidDel="00000000" w:rsidP="00000000" w:rsidRDefault="00000000" w:rsidRPr="00000000" w14:paraId="0000004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Milton Friedman and Anna Schwartz, </w:t>
      </w:r>
      <w:r w:rsidDel="00000000" w:rsidR="00000000" w:rsidRPr="00000000">
        <w:rPr>
          <w:i w:val="1"/>
          <w:iCs w:val="1"/>
          <w:sz w:val="20"/>
          <w:szCs w:val="20"/>
          <w:rtl w:val="0"/>
        </w:rPr>
        <w:t xml:space="preserve">A Monetary History of the United States</w:t>
      </w:r>
      <w:r w:rsidDel="00000000" w:rsidR="00000000" w:rsidRPr="00000000">
        <w:rPr>
          <w:sz w:val="20"/>
          <w:szCs w:val="20"/>
          <w:rtl w:val="0"/>
        </w:rPr>
        <w:t xml:space="preserve"> (Princeton, NJ: Princeton University Press, 1963).</w:t>
      </w:r>
      <w:r w:rsidDel="00000000" w:rsidR="00000000" w:rsidRPr="00000000">
        <w:rPr>
          <w:rtl w:val="0"/>
        </w:rPr>
      </w:r>
    </w:p>
  </w:footnote>
  <w:footnote w:id="7">
    <w:p w:rsidR="00000000" w:rsidDel="00000000" w:rsidP="00000000" w:rsidRDefault="00000000" w:rsidRPr="00000000" w14:paraId="000000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Economist, “Why don’t rising house prices count towards inflation?” </w:t>
      </w:r>
      <w:r w:rsidDel="00000000" w:rsidR="00000000" w:rsidRPr="00000000">
        <w:rPr>
          <w:i w:val="1"/>
          <w:iCs w:val="1"/>
          <w:sz w:val="20"/>
          <w:szCs w:val="20"/>
          <w:rtl w:val="0"/>
        </w:rPr>
        <w:t xml:space="preserve">The Economist</w:t>
      </w:r>
      <w:r w:rsidDel="00000000" w:rsidR="00000000" w:rsidRPr="00000000">
        <w:rPr>
          <w:sz w:val="20"/>
          <w:szCs w:val="20"/>
          <w:rtl w:val="0"/>
        </w:rPr>
        <w:t xml:space="preserve">, July 29, 2021, </w:t>
      </w:r>
      <w:hyperlink r:id="rId1">
        <w:r w:rsidDel="00000000" w:rsidR="00000000" w:rsidRPr="00000000">
          <w:rPr>
            <w:color w:val="1155cc"/>
            <w:sz w:val="20"/>
            <w:szCs w:val="20"/>
            <w:u w:val="single"/>
            <w:rtl w:val="0"/>
          </w:rPr>
          <w:t xml:space="preserve">https://www.economist.com/the-economist-explains/2021/07/29/why-dont-rising-house-prices-count-towards-inflation</w:t>
        </w:r>
      </w:hyperlink>
      <w:r w:rsidDel="00000000" w:rsidR="00000000" w:rsidRPr="00000000">
        <w:rPr>
          <w:sz w:val="20"/>
          <w:szCs w:val="20"/>
          <w:rtl w:val="0"/>
        </w:rPr>
        <w:t xml:space="preserve">.</w:t>
      </w:r>
      <w:r w:rsidDel="00000000" w:rsidR="00000000" w:rsidRPr="00000000">
        <w:rPr>
          <w:rtl w:val="0"/>
        </w:rPr>
      </w:r>
    </w:p>
  </w:footnote>
  <w:footnote w:id="9">
    <w:p w:rsidR="00000000" w:rsidDel="00000000" w:rsidP="00000000" w:rsidRDefault="00000000" w:rsidRPr="00000000" w14:paraId="00000051">
      <w:pPr>
        <w:spacing w:line="240" w:lineRule="auto"/>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Rupal Patel and Jack Meaning, </w:t>
      </w:r>
      <w:r w:rsidDel="00000000" w:rsidR="00000000" w:rsidRPr="00000000">
        <w:rPr>
          <w:i w:val="1"/>
          <w:iCs w:val="1"/>
          <w:sz w:val="20"/>
          <w:szCs w:val="20"/>
          <w:rtl w:val="0"/>
        </w:rPr>
        <w:t xml:space="preserve">Can’t We Just Print More Money? Economics in Ten Simple Questions</w:t>
      </w:r>
      <w:r w:rsidDel="00000000" w:rsidR="00000000" w:rsidRPr="00000000">
        <w:rPr>
          <w:sz w:val="20"/>
          <w:szCs w:val="20"/>
          <w:rtl w:val="0"/>
        </w:rPr>
        <w:t xml:space="preserve">, The Bank of England (London: Cornerstone Press, 2022), </w:t>
      </w:r>
      <w:r w:rsidDel="00000000" w:rsidR="00000000" w:rsidRPr="00000000">
        <w:rPr>
          <w:sz w:val="20"/>
          <w:szCs w:val="20"/>
          <w:rtl w:val="0"/>
        </w:rPr>
        <w:t xml:space="preserve">238.</w:t>
      </w:r>
    </w:p>
  </w:footnote>
  <w:footnote w:id="10">
    <w:p w:rsidR="00000000" w:rsidDel="00000000" w:rsidP="00000000" w:rsidRDefault="00000000" w:rsidRPr="00000000" w14:paraId="000000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New Keynesians integrated more of the neoclassical (and therefore Hayekian) ideas on free markets, but also assumed more potential market failures, in particular due to an inability of some prices to adjust to new circumstances quickly, justifying government intervention. This most notably includes the price of labor (wages) due to psychological factors.</w:t>
      </w:r>
    </w:p>
  </w:footnote>
  <w:footnote w:id="0">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Andrea Wong, “</w:t>
      </w:r>
      <w:r w:rsidDel="00000000" w:rsidR="00000000" w:rsidRPr="00000000">
        <w:rPr>
          <w:sz w:val="20"/>
          <w:szCs w:val="20"/>
          <w:rtl w:val="0"/>
        </w:rPr>
        <w:t xml:space="preserve">The Untold Story Behind Saudi Arabia’s 41-Year U.S. Debt Secret,” </w:t>
      </w:r>
      <w:r w:rsidDel="00000000" w:rsidR="00000000" w:rsidRPr="00000000">
        <w:rPr>
          <w:i w:val="1"/>
          <w:iCs w:val="1"/>
          <w:sz w:val="20"/>
          <w:szCs w:val="20"/>
          <w:rtl w:val="0"/>
        </w:rPr>
        <w:t xml:space="preserve">Bloomberg</w:t>
      </w:r>
      <w:r w:rsidDel="00000000" w:rsidR="00000000" w:rsidRPr="00000000">
        <w:rPr>
          <w:sz w:val="20"/>
          <w:szCs w:val="20"/>
          <w:rtl w:val="0"/>
        </w:rPr>
        <w:t xml:space="preserve">, May 31, 2016, </w:t>
      </w:r>
      <w:hyperlink r:id="rId2">
        <w:r w:rsidDel="00000000" w:rsidR="00000000" w:rsidRPr="00000000">
          <w:rPr>
            <w:color w:val="1155cc"/>
            <w:sz w:val="20"/>
            <w:szCs w:val="20"/>
            <w:u w:val="single"/>
            <w:rtl w:val="0"/>
          </w:rPr>
          <w:t xml:space="preserve">https://www.bloomberg.com/news/features/2016-05-30/the-untold-story-behind-saudi-arabia-s-41-year-u-s-debt-secret#xj4y7vzkg</w:t>
        </w:r>
      </w:hyperlink>
      <w:r w:rsidDel="00000000" w:rsidR="00000000" w:rsidRPr="00000000">
        <w:rPr>
          <w:sz w:val="20"/>
          <w:szCs w:val="20"/>
          <w:rtl w:val="0"/>
        </w:rPr>
        <w:t xml:space="preserve">.</w:t>
      </w:r>
      <w:r w:rsidDel="00000000" w:rsidR="00000000" w:rsidRPr="00000000">
        <w:rPr>
          <w:rtl w:val="0"/>
        </w:rPr>
      </w:r>
    </w:p>
  </w:footnote>
  <w:footnote w:id="1">
    <w:p w:rsidR="00000000" w:rsidDel="00000000" w:rsidP="00000000" w:rsidRDefault="00000000" w:rsidRPr="00000000" w14:paraId="000000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Energy Exploration &amp; Exploitation, “World Oil Reserves 1948–2001: Annual Statistics and Analysis,” </w:t>
      </w:r>
      <w:r w:rsidDel="00000000" w:rsidR="00000000" w:rsidRPr="00000000">
        <w:rPr>
          <w:i w:val="1"/>
          <w:iCs w:val="1"/>
          <w:sz w:val="20"/>
          <w:szCs w:val="20"/>
          <w:rtl w:val="0"/>
        </w:rPr>
        <w:t xml:space="preserve">Energy Exploration &amp; Exploitation</w:t>
      </w:r>
      <w:r w:rsidDel="00000000" w:rsidR="00000000" w:rsidRPr="00000000">
        <w:rPr>
          <w:sz w:val="20"/>
          <w:szCs w:val="20"/>
          <w:rtl w:val="0"/>
        </w:rPr>
        <w:t xml:space="preserve">, vol. 19, no. 2 &amp; 3 (2001), </w:t>
      </w:r>
      <w:hyperlink r:id="rId3">
        <w:r w:rsidDel="00000000" w:rsidR="00000000" w:rsidRPr="00000000">
          <w:rPr>
            <w:color w:val="1155cc"/>
            <w:sz w:val="20"/>
            <w:szCs w:val="20"/>
            <w:u w:val="single"/>
            <w:rtl w:val="0"/>
          </w:rPr>
          <w:t xml:space="preserve">https://journals.sagepub.com/doi/pdf/10.1260/0144598011492561</w:t>
        </w:r>
      </w:hyperlink>
      <w:r w:rsidDel="00000000" w:rsidR="00000000" w:rsidRPr="00000000">
        <w:rPr>
          <w:sz w:val="20"/>
          <w:szCs w:val="20"/>
          <w:rtl w:val="0"/>
        </w:rPr>
        <w:t xml:space="preserve"> </w:t>
      </w:r>
    </w:p>
  </w:footnote>
  <w:footnote w:id="2">
    <w:p w:rsidR="00000000" w:rsidDel="00000000" w:rsidP="00000000" w:rsidRDefault="00000000" w:rsidRPr="00000000" w14:paraId="000000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Alex Gladstein, “Uncovering The Hidden Costs of the Petrodollar,” </w:t>
      </w:r>
      <w:r w:rsidDel="00000000" w:rsidR="00000000" w:rsidRPr="00000000">
        <w:rPr>
          <w:i w:val="1"/>
          <w:iCs w:val="1"/>
          <w:sz w:val="20"/>
          <w:szCs w:val="20"/>
          <w:rtl w:val="0"/>
        </w:rPr>
        <w:t xml:space="preserve">Bitcoin Magazine</w:t>
      </w:r>
      <w:r w:rsidDel="00000000" w:rsidR="00000000" w:rsidRPr="00000000">
        <w:rPr>
          <w:sz w:val="20"/>
          <w:szCs w:val="20"/>
          <w:rtl w:val="0"/>
        </w:rPr>
        <w:t xml:space="preserve">, April 28, 2021, </w:t>
      </w:r>
      <w:hyperlink r:id="rId4">
        <w:r w:rsidDel="00000000" w:rsidR="00000000" w:rsidRPr="00000000">
          <w:rPr>
            <w:color w:val="1155cc"/>
            <w:sz w:val="20"/>
            <w:szCs w:val="20"/>
            <w:u w:val="single"/>
            <w:rtl w:val="0"/>
          </w:rPr>
          <w:t xml:space="preserve">https://bitcoinmagazine.com/culture/the-hidden-costs-of-the-petrodollar</w:t>
        </w:r>
      </w:hyperlink>
      <w:r w:rsidDel="00000000" w:rsidR="00000000" w:rsidRPr="00000000">
        <w:rPr>
          <w:sz w:val="20"/>
          <w:szCs w:val="20"/>
          <w:rtl w:val="0"/>
        </w:rPr>
        <w:t xml:space="preserve"> </w:t>
      </w:r>
      <w:r w:rsidDel="00000000" w:rsidR="00000000" w:rsidRPr="00000000">
        <w:rPr>
          <w:rtl w:val="0"/>
        </w:rPr>
      </w:r>
    </w:p>
  </w:footnote>
  <w:footnote w:id="8">
    <w:p w:rsidR="00000000" w:rsidDel="00000000" w:rsidP="00000000" w:rsidRDefault="00000000" w:rsidRPr="00000000" w14:paraId="000000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US Department of the Treasury, “Troubled Asset Relief Program (TARP),” available via: </w:t>
      </w:r>
      <w:hyperlink r:id="rId5">
        <w:r w:rsidDel="00000000" w:rsidR="00000000" w:rsidRPr="00000000">
          <w:rPr>
            <w:color w:val="1155cc"/>
            <w:sz w:val="20"/>
            <w:szCs w:val="20"/>
            <w:u w:val="single"/>
            <w:rtl w:val="0"/>
          </w:rPr>
          <w:t xml:space="preserve">https://home.treasury.gov/data/troubled-asset-relief-program</w:t>
        </w:r>
      </w:hyperlink>
      <w:r w:rsidDel="00000000" w:rsidR="00000000" w:rsidRPr="00000000">
        <w:rPr>
          <w:sz w:val="20"/>
          <w:szCs w:val="20"/>
          <w:rtl w:val="0"/>
        </w:rPr>
        <w:t xml:space="preserve">; Federico Mor, Bank Rescues of 2007-09: Outcomes and Cost, House of Commons Research Briefing, October 8, 2018, available via: </w:t>
      </w:r>
      <w:hyperlink r:id="rId6">
        <w:r w:rsidDel="00000000" w:rsidR="00000000" w:rsidRPr="00000000">
          <w:rPr>
            <w:color w:val="1155cc"/>
            <w:sz w:val="20"/>
            <w:szCs w:val="20"/>
            <w:u w:val="single"/>
            <w:rtl w:val="0"/>
          </w:rPr>
          <w:t xml:space="preserve">https://commonslibrary.parliament.uk/research-briefings/sn05748/</w:t>
        </w:r>
      </w:hyperlink>
      <w:r w:rsidDel="00000000" w:rsidR="00000000" w:rsidRPr="00000000">
        <w:rPr>
          <w:sz w:val="20"/>
          <w:szCs w:val="20"/>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economist.com/the-economist-explains/2021/07/29/why-dont-rising-house-prices-count-towards-inflation" TargetMode="External"/><Relationship Id="rId2" Type="http://schemas.openxmlformats.org/officeDocument/2006/relationships/hyperlink" Target="https://www.bloomberg.com/news/features/2016-05-30/the-untold-story-behind-saudi-arabia-s-41-year-u-s-debt-secret#xj4y7vzkg" TargetMode="External"/><Relationship Id="rId3" Type="http://schemas.openxmlformats.org/officeDocument/2006/relationships/hyperlink" Target="https://journals.sagepub.com/doi/pdf/10.1260/0144598011492561" TargetMode="External"/><Relationship Id="rId4" Type="http://schemas.openxmlformats.org/officeDocument/2006/relationships/hyperlink" Target="https://bitcoinmagazine.com/culture/the-hidden-costs-of-the-petrodollar" TargetMode="External"/><Relationship Id="rId5" Type="http://schemas.openxmlformats.org/officeDocument/2006/relationships/hyperlink" Target="https://home.treasury.gov/data/troubled-asset-relief-program" TargetMode="External"/><Relationship Id="rId6" Type="http://schemas.openxmlformats.org/officeDocument/2006/relationships/hyperlink" Target="https://commonslibrary.parliament.uk/research-briefings/sn057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