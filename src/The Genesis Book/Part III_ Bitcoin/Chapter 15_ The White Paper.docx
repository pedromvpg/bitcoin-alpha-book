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Chapter 15: The White Paper</w:t>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Fonts w:ascii="Calibri" w:cs="Calibri" w:eastAsia="Calibri" w:hAnsi="Calibri"/>
          <w:rtl w:val="0"/>
        </w:rPr>
        <w:t xml:space="preserve">The financial markets were already rumbling when in the summer of 2008 Adam Back received an email from someone going by the name “Satoshi Nakamoto.” Nakamoto explained that he had designed a digital cash scheme based on the proof-of-work system that Back first introduced in hashcash over a decade earlier. The email included a link to a draft white paper, titled “Electronic Cash Without a Trusted Third Party.” Nakamoto was interested in feedback.</w:t>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rtl w:val="0"/>
        </w:rPr>
        <w:t xml:space="preserve">Back had never heard the name Satoshi Nakamoto before and, having been involved with the Cypherpunk movement since the mid-1990s, he’d seen one too many failed attempts at creating digital currency to have high expectations for the new proposal in his inbox. Still, Nakamoto had piqued the British </w:t>
      </w:r>
      <w:r w:rsidDel="00000000" w:rsidR="00000000" w:rsidRPr="00000000">
        <w:rPr>
          <w:rFonts w:ascii="Calibri" w:cs="Calibri" w:eastAsia="Calibri" w:hAnsi="Calibri"/>
          <w:rtl w:val="0"/>
        </w:rPr>
        <w:t xml:space="preserve">Cypherpunk</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rtl w:val="0"/>
        </w:rPr>
        <w:t xml:space="preserve"> interest enough for him to read the paper, and he’d noticed some similarities with Wei Dai’s b-money proposal. Back pointed this out to Nakamoto in his reply, but left it at that.</w:t>
      </w:r>
    </w:p>
    <w:p w:rsidR="00000000" w:rsidDel="00000000" w:rsidP="00000000" w:rsidRDefault="00000000" w:rsidRPr="00000000" w14:paraId="00000004">
      <w:pPr>
        <w:spacing w:after="200" w:lineRule="auto"/>
        <w:rPr>
          <w:rFonts w:ascii="Calibri" w:cs="Calibri" w:eastAsia="Calibri" w:hAnsi="Calibri"/>
        </w:rPr>
      </w:pPr>
      <w:r w:rsidDel="00000000" w:rsidR="00000000" w:rsidRPr="00000000">
        <w:rPr>
          <w:rFonts w:ascii="Calibri" w:cs="Calibri" w:eastAsia="Calibri" w:hAnsi="Calibri"/>
          <w:rtl w:val="0"/>
        </w:rPr>
        <w:t xml:space="preserve">Wei Dai soon heard from Satoshi Nakamoto as well.</w:t>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“I was very interested to read your b-money page,” Nakamoto’</w:t>
      </w: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rtl w:val="0"/>
        </w:rPr>
        <w:t xml:space="preserve"> email read. “I’m getting ready to release a paper that expands on your ideas into a complete working system.”</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p w:rsidR="00000000" w:rsidDel="00000000" w:rsidP="00000000" w:rsidRDefault="00000000" w:rsidRPr="00000000" w14:paraId="00000006">
      <w:pPr>
        <w:spacing w:after="200" w:lineRule="auto"/>
        <w:rPr>
          <w:rFonts w:ascii="Calibri" w:cs="Calibri" w:eastAsia="Calibri" w:hAnsi="Calibri"/>
        </w:rPr>
      </w:pPr>
      <w:r w:rsidDel="00000000" w:rsidR="00000000" w:rsidRPr="00000000">
        <w:rPr>
          <w:rFonts w:ascii="Calibri" w:cs="Calibri" w:eastAsia="Calibri" w:hAnsi="Calibri"/>
          <w:rtl w:val="0"/>
        </w:rPr>
        <w:t xml:space="preserve">Nakamoto went on to ask when the b-money design was first published: he wanted to refer to Dai’s electronic cash proposal in the final version of his white paper. This email, too, included a link to the draft.</w:t>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Dai—who like Back did not know a Satoshi Nakamoto—replied with links to a web archive with the original b-money email and the relevant discussions on the Cypherpunks mailing list from ten years earlier. “Thanks for letting me know about your paper,” Dai added. “I’ll take a look at it and let you know if I have any comments or questions.”</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08">
      <w:pPr>
        <w:spacing w:after="200" w:lineRule="auto"/>
        <w:rPr>
          <w:rFonts w:ascii="Calibri" w:cs="Calibri" w:eastAsia="Calibri" w:hAnsi="Calibri"/>
        </w:rPr>
      </w:pPr>
      <w:r w:rsidDel="00000000" w:rsidR="00000000" w:rsidRPr="00000000">
        <w:rPr>
          <w:rFonts w:ascii="Calibri" w:cs="Calibri" w:eastAsia="Calibri" w:hAnsi="Calibri"/>
          <w:rtl w:val="0"/>
        </w:rPr>
        <w:t xml:space="preserve">Dai never did follow up</w:t>
      </w:r>
      <w:r w:rsidDel="00000000" w:rsidR="00000000" w:rsidRPr="00000000">
        <w:rPr>
          <w:rFonts w:ascii="Calibri" w:cs="Calibri" w:eastAsia="Calibri" w:hAnsi="Calibri"/>
          <w:rtl w:val="0"/>
        </w:rPr>
        <w:t xml:space="preserve">. By this time, he had given up hope that Cypherpunk-inspired digital cash systems could attract enough users to make a meaningful difference in the world, and didn’</w:t>
      </w: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pay much attention to Nakamoto’s design</w:t>
      </w:r>
      <w:r w:rsidDel="00000000" w:rsidR="00000000" w:rsidRPr="00000000">
        <w:rPr>
          <w:rFonts w:ascii="Calibri" w:cs="Calibri" w:eastAsia="Calibri" w:hAnsi="Calibri"/>
          <w:rtl w:val="0"/>
        </w:rPr>
        <w:t xml:space="preserve">. He preferred to focus his time on decision theory and other approaches to AI safety (the original reason he got interested in cryptography).</w:t>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Nakamoto, meanwhile, appeared to have gotten the information he needed. As the financial crisis of 2008 was fully coming to a head in the following weeks and months, Nakamoto retreated back into obscurity.</w:t>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Until October 31. This time, all subscribers to the Cryptography mailing list received an email from Satoshi Nakamoto. With the Cryptography mailing list serving as the de facto successor of the Cypherpunks list, many of the original Cypherpunks were now introduced to the new digital currency proposal. “Bitcoin P2P e-cash paper,” the subject announced.</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0B">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Nakamoto’s electronic cash project now had a name: </w:t>
      </w:r>
      <w:r w:rsidDel="00000000" w:rsidR="00000000" w:rsidRPr="00000000">
        <w:rPr>
          <w:rFonts w:ascii="Calibri" w:cs="Calibri" w:eastAsia="Calibri" w:hAnsi="Calibri"/>
          <w:i w:val="1"/>
          <w:iCs w:val="1"/>
          <w:rtl w:val="0"/>
        </w:rPr>
        <w:t xml:space="preserve">Bitcoin</w:t>
      </w:r>
      <w:r w:rsidDel="00000000" w:rsidR="00000000" w:rsidRPr="00000000">
        <w:rPr>
          <w:rFonts w:ascii="Calibri" w:cs="Calibri" w:eastAsia="Calibri" w:hAnsi="Calibri"/>
          <w:rtl w:val="0"/>
        </w:rPr>
        <w:t xml:space="preserve">.</w:t>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“I've been working on a new electronic cash system that's fully peer-to-peer, with no trusted third party,” Nakamoto’s email read, before summing up the main properties:</w:t>
      </w:r>
    </w:p>
    <w:p w:rsidR="00000000" w:rsidDel="00000000" w:rsidP="00000000" w:rsidRDefault="00000000" w:rsidRPr="00000000" w14:paraId="0000000D">
      <w:pPr>
        <w:spacing w:after="200" w:lineRule="auto"/>
        <w:rPr>
          <w:rFonts w:ascii="Calibri" w:cs="Calibri" w:eastAsia="Calibri" w:hAnsi="Calibri"/>
        </w:rPr>
      </w:pPr>
      <w:r w:rsidDel="00000000" w:rsidR="00000000" w:rsidRPr="00000000">
        <w:rPr>
          <w:rFonts w:ascii="Calibri" w:cs="Calibri" w:eastAsia="Calibri" w:hAnsi="Calibri"/>
          <w:i w:val="1"/>
          <w:iCs w:val="1"/>
          <w:rtl w:val="0"/>
        </w:rPr>
        <w:t xml:space="preserve">Double-spending is prevented with a peer-to-peer network.</w:t>
        <w:br w:type="textWrapping"/>
        <w:t xml:space="preserve"> No mint or other trusted parties.</w:t>
        <w:br w:type="textWrapping"/>
        <w:t xml:space="preserve"> Participants can be anonymous.</w:t>
        <w:br w:type="textWrapping"/>
        <w:t xml:space="preserve">New coins are made from Hashcash style proof-of-work.</w:t>
        <w:br w:type="textWrapping"/>
        <w:t xml:space="preserve">The proof-of-work for new coin generation also powers the network to prevent double-spending.</w:t>
      </w:r>
      <w:r w:rsidDel="00000000" w:rsidR="00000000" w:rsidRPr="00000000">
        <w:rPr>
          <w:rtl w:val="0"/>
        </w:rPr>
      </w:r>
    </w:p>
    <w:p w:rsidR="00000000" w:rsidDel="00000000" w:rsidP="00000000" w:rsidRDefault="00000000" w:rsidRPr="00000000" w14:paraId="0000000E">
      <w:pPr>
        <w:spacing w:after="200" w:lineRule="auto"/>
        <w:rPr>
          <w:rFonts w:ascii="Calibri" w:cs="Calibri" w:eastAsia="Calibri" w:hAnsi="Calibri"/>
        </w:rPr>
      </w:pPr>
      <w:r w:rsidDel="00000000" w:rsidR="00000000" w:rsidRPr="00000000">
        <w:rPr>
          <w:rFonts w:ascii="Calibri" w:cs="Calibri" w:eastAsia="Calibri" w:hAnsi="Calibri"/>
          <w:rtl w:val="0"/>
        </w:rPr>
        <w:t xml:space="preserve">Included was a link to the updated version of the white paper.</w:t>
      </w:r>
      <w:r w:rsidDel="00000000" w:rsidR="00000000" w:rsidRPr="00000000">
        <w:rPr>
          <w:rFonts w:ascii="Calibri" w:cs="Calibri" w:eastAsia="Calibri" w:hAnsi="Calibri"/>
          <w:vertAlign w:val="superscript"/>
        </w:rPr>
        <w:footnoteReference w:customMarkFollows="0" w:id="3"/>
      </w:r>
      <w:r w:rsidDel="00000000" w:rsidR="00000000" w:rsidRPr="00000000">
        <w:rPr>
          <w:rFonts w:ascii="Calibri" w:cs="Calibri" w:eastAsia="Calibri" w:hAnsi="Calibri"/>
          <w:rtl w:val="0"/>
        </w:rPr>
        <w:t xml:space="preserve"> “Bitcoin: A Peer-to-Peer Electronic Cash System,” the title now read. In just nine pages (including a page for external references), Nakamoto outlined the core mechanics of his proposed digital currency scheme. It made for a compact, yet very effective description of—as the paper’s introduction described it—“an electronic payment system based on cryptographic proof instead of trust.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F">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w:t>
      </w:r>
      <w:r w:rsidDel="00000000" w:rsidR="00000000" w:rsidRPr="00000000">
        <w:rPr>
          <w:rFonts w:ascii="Calibri" w:cs="Calibri" w:eastAsia="Calibri" w:hAnsi="Calibri"/>
          <w:b w:val="1"/>
          <w:bCs w:val="1"/>
          <w:rtl w:val="0"/>
        </w:rPr>
        <w:t xml:space="preserve">Block Chain</w:t>
      </w:r>
      <w:r w:rsidDel="00000000" w:rsidR="00000000" w:rsidRPr="00000000">
        <w:rPr>
          <w:rtl w:val="0"/>
        </w:rPr>
      </w:r>
    </w:p>
    <w:p w:rsidR="00000000" w:rsidDel="00000000" w:rsidP="00000000" w:rsidRDefault="00000000" w:rsidRPr="00000000" w14:paraId="00000010">
      <w:pPr>
        <w:spacing w:after="200" w:lineRule="auto"/>
        <w:rPr>
          <w:rFonts w:ascii="Calibri" w:cs="Calibri" w:eastAsia="Calibri" w:hAnsi="Calibri"/>
        </w:rPr>
      </w:pPr>
      <w:r w:rsidDel="00000000" w:rsidR="00000000" w:rsidRPr="00000000">
        <w:rPr>
          <w:rFonts w:ascii="Calibri" w:cs="Calibri" w:eastAsia="Calibri" w:hAnsi="Calibri"/>
          <w:rtl w:val="0"/>
        </w:rPr>
        <w:t xml:space="preserve">The system Satoshi Nakamoto described in his white paper indeed resembled b-money—now included as the first of eight references—in several ways.</w:t>
      </w:r>
    </w:p>
    <w:p w:rsidR="00000000" w:rsidDel="00000000" w:rsidP="00000000" w:rsidRDefault="00000000" w:rsidRPr="00000000" w14:paraId="00000011">
      <w:pPr>
        <w:spacing w:after="200" w:lineRule="auto"/>
        <w:rPr>
          <w:rFonts w:ascii="Calibri" w:cs="Calibri" w:eastAsia="Calibri" w:hAnsi="Calibri"/>
        </w:rPr>
      </w:pPr>
      <w:r w:rsidDel="00000000" w:rsidR="00000000" w:rsidRPr="00000000">
        <w:rPr>
          <w:rFonts w:ascii="Calibri" w:cs="Calibri" w:eastAsia="Calibri" w:hAnsi="Calibri"/>
          <w:rtl w:val="0"/>
        </w:rPr>
        <w:t xml:space="preserve">Like in Wei Dai’s electronic cash design, Bitcoin’s currency units (also called </w:t>
      </w:r>
      <w:r w:rsidDel="00000000" w:rsidR="00000000" w:rsidRPr="00000000">
        <w:rPr>
          <w:rFonts w:ascii="Calibri" w:cs="Calibri" w:eastAsia="Calibri" w:hAnsi="Calibri"/>
          <w:i w:val="1"/>
          <w:iCs w:val="1"/>
          <w:rtl w:val="0"/>
        </w:rPr>
        <w:t xml:space="preserve">bitcoin,</w:t>
      </w:r>
      <w:r w:rsidDel="00000000" w:rsidR="00000000" w:rsidRPr="00000000">
        <w:rPr>
          <w:rFonts w:ascii="Calibri" w:cs="Calibri" w:eastAsia="Calibri" w:hAnsi="Calibri"/>
          <w:rtl w:val="0"/>
        </w:rPr>
        <w:t xml:space="preserve"> but typically written with a lowercase b) would be </w:t>
      </w:r>
      <w:r w:rsidDel="00000000" w:rsidR="00000000" w:rsidRPr="00000000">
        <w:rPr>
          <w:rFonts w:ascii="Calibri" w:cs="Calibri" w:eastAsia="Calibri" w:hAnsi="Calibri"/>
          <w:rtl w:val="0"/>
        </w:rPr>
        <w:t xml:space="preserve">unbacked</w:t>
      </w:r>
      <w:r w:rsidDel="00000000" w:rsidR="00000000" w:rsidRPr="00000000">
        <w:rPr>
          <w:rFonts w:ascii="Calibri" w:cs="Calibri" w:eastAsia="Calibri" w:hAnsi="Calibri"/>
          <w:rtl w:val="0"/>
        </w:rPr>
        <w:t xml:space="preserve">, while bitcoin ownership would be attributed to </w:t>
      </w:r>
      <w:r w:rsidDel="00000000" w:rsidR="00000000" w:rsidRPr="00000000">
        <w:rPr>
          <w:rFonts w:ascii="Calibri" w:cs="Calibri" w:eastAsia="Calibri" w:hAnsi="Calibri"/>
          <w:rtl w:val="0"/>
        </w:rPr>
        <w:t xml:space="preserve">public</w:t>
      </w:r>
      <w:r w:rsidDel="00000000" w:rsidR="00000000" w:rsidRPr="00000000">
        <w:rPr>
          <w:rFonts w:ascii="Calibri" w:cs="Calibri" w:eastAsia="Calibri" w:hAnsi="Calibri"/>
          <w:rtl w:val="0"/>
        </w:rPr>
        <w:t xml:space="preserve"> keys. Transactions, then, would essentially be cryptographically signed messages specifying that the coins attributed to these public keys are transferred to some other public keys. Bitcoin ownership would therefore be cryptographically guaranteed; funds could only be moved with valid signatures.</w:t>
      </w:r>
    </w:p>
    <w:p w:rsidR="00000000" w:rsidDel="00000000" w:rsidP="00000000" w:rsidRDefault="00000000" w:rsidRPr="00000000" w14:paraId="00000012">
      <w:pPr>
        <w:spacing w:after="200" w:lineRule="auto"/>
        <w:rPr>
          <w:rFonts w:ascii="Calibri" w:cs="Calibri" w:eastAsia="Calibri" w:hAnsi="Calibri"/>
        </w:rPr>
      </w:pPr>
      <w:r w:rsidDel="00000000" w:rsidR="00000000" w:rsidRPr="00000000">
        <w:rPr>
          <w:rFonts w:ascii="Calibri" w:cs="Calibri" w:eastAsia="Calibri" w:hAnsi="Calibri"/>
          <w:rtl w:val="0"/>
        </w:rPr>
        <w:t xml:space="preserve">Because of this, and also like b-money, Bitcoin users wouldn’t need to reveal their real names to use the system; they could send and receive money semi-anonymously, revealing </w:t>
      </w:r>
      <w:r w:rsidDel="00000000" w:rsidR="00000000" w:rsidRPr="00000000">
        <w:rPr>
          <w:rFonts w:ascii="Calibri" w:cs="Calibri" w:eastAsia="Calibri" w:hAnsi="Calibri"/>
          <w:i w:val="1"/>
          <w:iCs w:val="1"/>
          <w:rtl w:val="0"/>
        </w:rPr>
        <w:t xml:space="preserve">only</w:t>
      </w:r>
      <w:r w:rsidDel="00000000" w:rsidR="00000000" w:rsidRPr="00000000">
        <w:rPr>
          <w:rFonts w:ascii="Calibri" w:cs="Calibri" w:eastAsia="Calibri" w:hAnsi="Calibri"/>
          <w:rtl w:val="0"/>
        </w:rPr>
        <w:t xml:space="preserve"> their public keys. To avoid that a public key becomes associated with their true identity, Nakamoto suggested that users generate a new key pair for each incoming transaction. This would go a long way to protect users’ privacy—though Nakamoto acknowledged in his white paper that it wouldn’t be quite perfect.</w:t>
      </w:r>
      <w:r w:rsidDel="00000000" w:rsidR="00000000" w:rsidRPr="00000000">
        <w:rPr>
          <w:rtl w:val="0"/>
        </w:rPr>
      </w:r>
    </w:p>
    <w:p w:rsidR="00000000" w:rsidDel="00000000" w:rsidP="00000000" w:rsidRDefault="00000000" w:rsidRPr="00000000" w14:paraId="00000013">
      <w:pPr>
        <w:spacing w:after="200" w:lineRule="auto"/>
        <w:rPr>
          <w:rFonts w:ascii="Calibri" w:cs="Calibri" w:eastAsia="Calibri" w:hAnsi="Calibri"/>
        </w:rPr>
      </w:pPr>
      <w:r w:rsidDel="00000000" w:rsidR="00000000" w:rsidRPr="00000000">
        <w:rPr>
          <w:rFonts w:ascii="Calibri" w:cs="Calibri" w:eastAsia="Calibri" w:hAnsi="Calibri"/>
          <w:rtl w:val="0"/>
        </w:rPr>
        <w:t xml:space="preserve">“Some linking is still unavoidable with multi-input transactions, which necessarily reveal that their inputs were owned by the same owner,” he wrote. “The risk is that if the owner of a key is revealed, linking could reveal other transactions that belonged to the same owner.”</w:t>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But perhaps most interestingly, Nakamoto designed Bitcoin in line with the most ambitious variation of b-money, with all users maintaining a ledger to track currency ownership within the system. Every node (each peer on the network) would see all new transactions, check their validity, and update their ledgers accordingly—while invalid transactions (including double-spends) would be rejected.</w:t>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Ten years earlier, Dai had concluded that such a distributed approach wasn’t practical. Absent a synchronous and unjammable anonymous broadcast channel, different parts of the network could see different transactions first, so double-spend transactions would essentially split the network, where different nodes maintain conflicting ownership ledgers. With potentially dishonest participants out to sow discord, and without anyone in charge to decide which version of the ledger is the one true state of the network, Dai saw no way to resolve such splits. Indeed, it was a perfect example of the Byzantine Generals Problem.</w:t>
      </w:r>
    </w:p>
    <w:p w:rsidR="00000000" w:rsidDel="00000000" w:rsidP="00000000" w:rsidRDefault="00000000" w:rsidRPr="00000000" w14:paraId="00000016">
      <w:pPr>
        <w:spacing w:after="200" w:lineRule="auto"/>
        <w:rPr>
          <w:rFonts w:ascii="Calibri" w:cs="Calibri" w:eastAsia="Calibri" w:hAnsi="Calibri"/>
        </w:rPr>
      </w:pPr>
      <w:r w:rsidDel="00000000" w:rsidR="00000000" w:rsidRPr="00000000">
        <w:rPr>
          <w:rFonts w:ascii="Calibri" w:cs="Calibri" w:eastAsia="Calibri" w:hAnsi="Calibri"/>
          <w:rtl w:val="0"/>
        </w:rPr>
        <w:t xml:space="preserve">Now, Satoshi Nakamoto believed he had solved the Byzantine Generals problem.</w:t>
      </w:r>
    </w:p>
    <w:p w:rsidR="00000000" w:rsidDel="00000000" w:rsidP="00000000" w:rsidRDefault="00000000" w:rsidRPr="00000000" w14:paraId="00000017">
      <w:pPr>
        <w:spacing w:after="200" w:lineRule="auto"/>
        <w:rPr>
          <w:rFonts w:ascii="Calibri" w:cs="Calibri" w:eastAsia="Calibri" w:hAnsi="Calibri"/>
        </w:rPr>
      </w:pPr>
      <w:r w:rsidDel="00000000" w:rsidR="00000000" w:rsidRPr="00000000">
        <w:rPr>
          <w:rFonts w:ascii="Calibri" w:cs="Calibri" w:eastAsia="Calibri" w:hAnsi="Calibri"/>
          <w:rtl w:val="0"/>
        </w:rPr>
        <w:t xml:space="preserve">In designing this system, Nakamoto </w:t>
      </w:r>
      <w:r w:rsidDel="00000000" w:rsidR="00000000" w:rsidRPr="00000000">
        <w:rPr>
          <w:rFonts w:ascii="Calibri" w:cs="Calibri" w:eastAsia="Calibri" w:hAnsi="Calibri"/>
          <w:rtl w:val="0"/>
        </w:rPr>
        <w:t xml:space="preserve">seemed to have</w:t>
      </w:r>
      <w:r w:rsidDel="00000000" w:rsidR="00000000" w:rsidRPr="00000000">
        <w:rPr>
          <w:rFonts w:ascii="Calibri" w:cs="Calibri" w:eastAsia="Calibri" w:hAnsi="Calibri"/>
          <w:rtl w:val="0"/>
        </w:rPr>
        <w:t xml:space="preserve"> taken inspiration from Scott Stornetta and Stuart Haber: three out of the next four references in the white paper pointed to Stornetta and Haber’s trustless time-stamping papers (including the one they coauthored with Dave Bayer), while the fourth referred to a time-stamping proposal by Belgian researchers who leaned heavily on Stornetta and Haber’s work. In a separate reference, Nakamoto also credited Ralph Merkle’s foundational paper that first described Merkle Trees.</w:t>
      </w:r>
    </w:p>
    <w:p w:rsidR="00000000" w:rsidDel="00000000" w:rsidP="00000000" w:rsidRDefault="00000000" w:rsidRPr="00000000" w14:paraId="00000018">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a natural fit. Wei Dai’s idea to distribute the ledger of ownership across all users was philosophically very close to Haber and Stornetta’s concept of sharing copies of the backbone record of a time-stamping protocol. In both cases, every participant would verify the important information themselves, so they’d be sure that no one could have cheated. Everyone would keep everyone honest.</w:t>
      </w:r>
    </w:p>
    <w:p w:rsidR="00000000" w:rsidDel="00000000" w:rsidP="00000000" w:rsidRDefault="00000000" w:rsidRPr="00000000" w14:paraId="00000019">
      <w:pPr>
        <w:spacing w:after="200" w:lineRule="auto"/>
        <w:rPr>
          <w:rFonts w:ascii="Calibri" w:cs="Calibri" w:eastAsia="Calibri" w:hAnsi="Calibri"/>
        </w:rPr>
      </w:pPr>
      <w:r w:rsidDel="00000000" w:rsidR="00000000" w:rsidRPr="00000000">
        <w:rPr>
          <w:rFonts w:ascii="Calibri" w:cs="Calibri" w:eastAsia="Calibri" w:hAnsi="Calibri"/>
          <w:rtl w:val="0"/>
        </w:rPr>
        <w:t xml:space="preserve">In Stornetta and Haber’s most advanced proposal, users hashed documents together in a big Merkle Tree, for the Merkle Root—the tree’s final hash—to be included in the next Merkle Tree. It resulted in a mathematically provable chronological order of Merkle Trees, and therefore also a chronological order of documents embedded in the Merkle Trees. As long as the users of the system maintained their own backbone records, they could always prove that a particular document was included before another document, and at what time.</w:t>
      </w:r>
    </w:p>
    <w:p w:rsidR="00000000" w:rsidDel="00000000" w:rsidP="00000000" w:rsidRDefault="00000000" w:rsidRPr="00000000" w14:paraId="0000001A">
      <w:pPr>
        <w:spacing w:after="200" w:lineRule="auto"/>
        <w:rPr>
          <w:rFonts w:ascii="Calibri" w:cs="Calibri" w:eastAsia="Calibri" w:hAnsi="Calibri"/>
        </w:rPr>
      </w:pPr>
      <w:r w:rsidDel="00000000" w:rsidR="00000000" w:rsidRPr="00000000">
        <w:rPr>
          <w:rFonts w:ascii="Calibri" w:cs="Calibri" w:eastAsia="Calibri" w:hAnsi="Calibri"/>
          <w:rtl w:val="0"/>
        </w:rPr>
        <w:t xml:space="preserve">Nakamoto’s electronic cash system was designed in a very similar way: the documents from Haber and Stornetta’s time-stamping solutions were in Bitcoin essentially replaced by transactions. As transactions would be sent over Bitcoin’s peer-to-peer network, users would, with some regularity, hash them together into a Merkle Tree. Such a batch of transactions would make up the bulk of what was called a “block.” If two or more conflicting transactions circulated on the network, only one of them could be included in a block, and importantly: only transactions that were included in a block would be considered confirmed.</w:t>
      </w:r>
      <w:r w:rsidDel="00000000" w:rsidR="00000000" w:rsidRPr="00000000">
        <w:rPr>
          <w:rtl w:val="0"/>
        </w:rPr>
      </w:r>
    </w:p>
    <w:p w:rsidR="00000000" w:rsidDel="00000000" w:rsidP="00000000" w:rsidRDefault="00000000" w:rsidRPr="00000000" w14:paraId="0000001B">
      <w:pPr>
        <w:spacing w:after="200" w:lineRule="auto"/>
        <w:rPr>
          <w:rFonts w:ascii="Calibri" w:cs="Calibri" w:eastAsia="Calibri" w:hAnsi="Calibri"/>
        </w:rPr>
      </w:pPr>
      <w:r w:rsidDel="00000000" w:rsidR="00000000" w:rsidRPr="00000000">
        <w:rPr>
          <w:rFonts w:ascii="Calibri" w:cs="Calibri" w:eastAsia="Calibri" w:hAnsi="Calibri"/>
          <w:rtl w:val="0"/>
        </w:rPr>
        <w:t xml:space="preserve">And, much like in Haber and Stornetta’s backbone records, each new Bitcoin block would also contain the hash of the previous block, called the “block hash.”</w:t>
      </w:r>
      <w:r w:rsidDel="00000000" w:rsidR="00000000" w:rsidRPr="00000000">
        <w:rPr>
          <w:rFonts w:ascii="Calibri" w:cs="Calibri" w:eastAsia="Calibri" w:hAnsi="Calibri"/>
          <w:rtl w:val="0"/>
        </w:rPr>
        <w:t xml:space="preserve"> This would make it impossible to edit an older block and still have it mathematically fit in the chain of all blocks, as this would necessarily change the entire chain since that block, which all users would therefore notice.</w:t>
      </w:r>
    </w:p>
    <w:p w:rsidR="00000000" w:rsidDel="00000000" w:rsidP="00000000" w:rsidRDefault="00000000" w:rsidRPr="00000000" w14:paraId="0000001C">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the contents of Bitcoin blocks, their chronological order, and therefore the order of all transactions in them, would in effect be cryptographically sealed.</w:t>
      </w:r>
    </w:p>
    <w:p w:rsidR="00000000" w:rsidDel="00000000" w:rsidP="00000000" w:rsidRDefault="00000000" w:rsidRPr="00000000" w14:paraId="0000001D">
      <w:pPr>
        <w:spacing w:after="200" w:lineRule="auto"/>
        <w:rPr>
          <w:rFonts w:ascii="Calibri" w:cs="Calibri" w:eastAsia="Calibri" w:hAnsi="Calibri"/>
        </w:rPr>
      </w:pPr>
      <w:r w:rsidDel="00000000" w:rsidR="00000000" w:rsidRPr="00000000">
        <w:rPr>
          <w:rFonts w:ascii="Calibri" w:cs="Calibri" w:eastAsia="Calibri" w:hAnsi="Calibri"/>
          <w:rtl w:val="0"/>
        </w:rPr>
        <w:t xml:space="preserve">Nakamoto called this chain of blocks: the </w:t>
      </w:r>
      <w:r w:rsidDel="00000000" w:rsidR="00000000" w:rsidRPr="00000000">
        <w:rPr>
          <w:rFonts w:ascii="Calibri" w:cs="Calibri" w:eastAsia="Calibri" w:hAnsi="Calibri"/>
          <w:i w:val="1"/>
          <w:iCs w:val="1"/>
          <w:rtl w:val="0"/>
        </w:rPr>
        <w:t xml:space="preserve">block chain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E">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Mining</w:t>
      </w:r>
    </w:p>
    <w:p w:rsidR="00000000" w:rsidDel="00000000" w:rsidP="00000000" w:rsidRDefault="00000000" w:rsidRPr="00000000" w14:paraId="0000001F">
      <w:pPr>
        <w:spacing w:after="200" w:lineRule="auto"/>
        <w:rPr>
          <w:rFonts w:ascii="Calibri" w:cs="Calibri" w:eastAsia="Calibri" w:hAnsi="Calibri"/>
        </w:rPr>
      </w:pPr>
      <w:r w:rsidDel="00000000" w:rsidR="00000000" w:rsidRPr="00000000">
        <w:rPr>
          <w:rFonts w:ascii="Calibri" w:cs="Calibri" w:eastAsia="Calibri" w:hAnsi="Calibri"/>
          <w:rtl w:val="0"/>
        </w:rPr>
        <w:t xml:space="preserve">Because a Bitcoin block would only be considered valid if it didn’t include conflicting transactions, the block chain offered the beginning of a solution to the double-spend problem. Even if different users would see </w:t>
      </w:r>
      <w:r w:rsidDel="00000000" w:rsidR="00000000" w:rsidRPr="00000000">
        <w:rPr>
          <w:rFonts w:ascii="Calibri" w:cs="Calibri" w:eastAsia="Calibri" w:hAnsi="Calibri"/>
          <w:i w:val="1"/>
          <w:iCs w:val="1"/>
          <w:rtl w:val="0"/>
        </w:rPr>
        <w:t xml:space="preserve">transactions</w:t>
      </w:r>
      <w:r w:rsidDel="00000000" w:rsidR="00000000" w:rsidRPr="00000000">
        <w:rPr>
          <w:rFonts w:ascii="Calibri" w:cs="Calibri" w:eastAsia="Calibri" w:hAnsi="Calibri"/>
          <w:rtl w:val="0"/>
        </w:rPr>
        <w:t xml:space="preserve"> in a different order, their ownership records would still be in consensus as long as they all received the </w:t>
      </w:r>
      <w:r w:rsidDel="00000000" w:rsidR="00000000" w:rsidRPr="00000000">
        <w:rPr>
          <w:rFonts w:ascii="Calibri" w:cs="Calibri" w:eastAsia="Calibri" w:hAnsi="Calibri"/>
          <w:i w:val="1"/>
          <w:iCs w:val="1"/>
          <w:rtl w:val="0"/>
        </w:rPr>
        <w:t xml:space="preserve">blocks</w:t>
      </w:r>
      <w:r w:rsidDel="00000000" w:rsidR="00000000" w:rsidRPr="00000000">
        <w:rPr>
          <w:rFonts w:ascii="Calibri" w:cs="Calibri" w:eastAsia="Calibri" w:hAnsi="Calibri"/>
          <w:rtl w:val="0"/>
        </w:rPr>
        <w:t xml:space="preserve"> in the same order. In the event of a double-spend attempt, only the transaction that was included in a block would be used to update all ledgers.</w:t>
      </w:r>
    </w:p>
    <w:p w:rsidR="00000000" w:rsidDel="00000000" w:rsidP="00000000" w:rsidRDefault="00000000" w:rsidRPr="00000000" w14:paraId="00000020">
      <w:pPr>
        <w:spacing w:after="200" w:lineRule="auto"/>
        <w:rPr>
          <w:rFonts w:ascii="Calibri" w:cs="Calibri" w:eastAsia="Calibri" w:hAnsi="Calibri"/>
        </w:rPr>
      </w:pPr>
      <w:r w:rsidDel="00000000" w:rsidR="00000000" w:rsidRPr="00000000">
        <w:rPr>
          <w:rFonts w:ascii="Calibri" w:cs="Calibri" w:eastAsia="Calibri" w:hAnsi="Calibri"/>
          <w:rtl w:val="0"/>
        </w:rPr>
        <w:t xml:space="preserve">Still, this didn’t quite solve the double-spend problem entirely. After all, if different users create different blocks (potentially with conflicting transactions in these different blocks), and the different blocks are sent to different parts of the network simultaneously, the exact same problem would resurface: the network would split.</w:t>
      </w:r>
    </w:p>
    <w:p w:rsidR="00000000" w:rsidDel="00000000" w:rsidP="00000000" w:rsidRDefault="00000000" w:rsidRPr="00000000" w14:paraId="00000021">
      <w:pPr>
        <w:spacing w:after="200" w:lineRule="auto"/>
        <w:rPr>
          <w:rFonts w:ascii="Calibri" w:cs="Calibri" w:eastAsia="Calibri" w:hAnsi="Calibri"/>
        </w:rPr>
      </w:pPr>
      <w:r w:rsidDel="00000000" w:rsidR="00000000" w:rsidRPr="00000000">
        <w:rPr>
          <w:rFonts w:ascii="Calibri" w:cs="Calibri" w:eastAsia="Calibri" w:hAnsi="Calibri"/>
          <w:rtl w:val="0"/>
        </w:rPr>
        <w:t xml:space="preserve">And since each next block would include the previous block hash, this would even mean that different parts of the network would end up creating entirely different, incompatible block chains, over time probably causing different users to update their ownership records differently, and permanently fall out of consensus. Users on the different parts of the network would be unable to transact with each other.</w:t>
      </w:r>
    </w:p>
    <w:p w:rsidR="00000000" w:rsidDel="00000000" w:rsidP="00000000" w:rsidRDefault="00000000" w:rsidRPr="00000000" w14:paraId="00000022">
      <w:pPr>
        <w:spacing w:after="200" w:lineRule="auto"/>
        <w:rPr>
          <w:rFonts w:ascii="Calibri" w:cs="Calibri" w:eastAsia="Calibri" w:hAnsi="Calibri"/>
        </w:rPr>
      </w:pPr>
      <w:r w:rsidDel="00000000" w:rsidR="00000000" w:rsidRPr="00000000">
        <w:rPr>
          <w:rFonts w:ascii="Calibri" w:cs="Calibri" w:eastAsia="Calibri" w:hAnsi="Calibri"/>
          <w:rtl w:val="0"/>
        </w:rPr>
        <w:t xml:space="preserve">Nakamoto knew that all Bitcoin users would have to converge on the same block chain—even if that meant that some users had to occasionally abandon the blocks they received first in case of a conflict. But with potentially dishonest participants and no one in charge, determining which block chain to settle on was—again—a great example of the Byzantine Generals Problem.</w:t>
      </w:r>
    </w:p>
    <w:p w:rsidR="00000000" w:rsidDel="00000000" w:rsidP="00000000" w:rsidRDefault="00000000" w:rsidRPr="00000000" w14:paraId="00000023">
      <w:pPr>
        <w:spacing w:after="200" w:lineRule="auto"/>
        <w:rPr>
          <w:rFonts w:ascii="Calibri" w:cs="Calibri" w:eastAsia="Calibri" w:hAnsi="Calibri"/>
        </w:rPr>
      </w:pPr>
      <w:r w:rsidDel="00000000" w:rsidR="00000000" w:rsidRPr="00000000">
        <w:rPr>
          <w:rFonts w:ascii="Calibri" w:cs="Calibri" w:eastAsia="Calibri" w:hAnsi="Calibri"/>
          <w:rtl w:val="0"/>
        </w:rPr>
        <w:t xml:space="preserve">This is where Adam Back’s proof-of-work system came in, with his original hashcash proposal representing the next reference in the Bitcoin white paper. Proof of work had by then already formed the basis of several Cypherpunk digital currency designs, of course, including b-money as well as Bit Gold and RPOW. But where these designs had typically used the proof of work hashes </w:t>
      </w:r>
      <w:r w:rsidDel="00000000" w:rsidR="00000000" w:rsidRPr="00000000">
        <w:rPr>
          <w:rFonts w:ascii="Calibri" w:cs="Calibri" w:eastAsia="Calibri" w:hAnsi="Calibri"/>
          <w:i w:val="1"/>
          <w:iCs w:val="1"/>
          <w:rtl w:val="0"/>
        </w:rPr>
        <w:t xml:space="preserve">themselves</w:t>
      </w:r>
      <w:r w:rsidDel="00000000" w:rsidR="00000000" w:rsidRPr="00000000">
        <w:rPr>
          <w:rFonts w:ascii="Calibri" w:cs="Calibri" w:eastAsia="Calibri" w:hAnsi="Calibri"/>
          <w:rtl w:val="0"/>
        </w:rPr>
        <w:t xml:space="preserve"> as a form of money, Nakamoto, in what was one of his key insights, had figured out an ingenious new use for it.</w:t>
      </w:r>
    </w:p>
    <w:p w:rsidR="00000000" w:rsidDel="00000000" w:rsidP="00000000" w:rsidRDefault="00000000" w:rsidRPr="00000000" w14:paraId="00000024">
      <w:pPr>
        <w:spacing w:after="200" w:lineRule="auto"/>
        <w:rPr>
          <w:rFonts w:ascii="Calibri" w:cs="Calibri" w:eastAsia="Calibri" w:hAnsi="Calibri"/>
        </w:rPr>
      </w:pPr>
      <w:r w:rsidDel="00000000" w:rsidR="00000000" w:rsidRPr="00000000">
        <w:rPr>
          <w:rFonts w:ascii="Calibri" w:cs="Calibri" w:eastAsia="Calibri" w:hAnsi="Calibri"/>
          <w:rtl w:val="0"/>
        </w:rPr>
        <w:t xml:space="preserve">Proof of work would be used as a consensus mechanism.</w:t>
      </w:r>
    </w:p>
    <w:p w:rsidR="00000000" w:rsidDel="00000000" w:rsidP="00000000" w:rsidRDefault="00000000" w:rsidRPr="00000000" w14:paraId="00000025">
      <w:pPr>
        <w:spacing w:after="200" w:lineRule="auto"/>
        <w:rPr>
          <w:rFonts w:ascii="Calibri" w:cs="Calibri" w:eastAsia="Calibri" w:hAnsi="Calibri"/>
        </w:rPr>
      </w:pPr>
      <w:r w:rsidDel="00000000" w:rsidR="00000000" w:rsidRPr="00000000">
        <w:rPr>
          <w:rFonts w:ascii="Calibri" w:cs="Calibri" w:eastAsia="Calibri" w:hAnsi="Calibri"/>
          <w:rtl w:val="0"/>
        </w:rPr>
        <w:t xml:space="preserve">Besides a batch of transactions and the previous block hash, Bitcoin blocks would include a third ingredient: a nonce. This random number would be hashed along with the rest of the contents of a block to generate the</w:t>
      </w:r>
      <w:r w:rsidDel="00000000" w:rsidR="00000000" w:rsidRPr="00000000">
        <w:rPr>
          <w:rFonts w:ascii="Calibri" w:cs="Calibri" w:eastAsia="Calibri" w:hAnsi="Calibri"/>
          <w:rtl w:val="0"/>
        </w:rPr>
        <w:t xml:space="preserve"> block hash</w:t>
      </w:r>
      <w:r w:rsidDel="00000000" w:rsidR="00000000" w:rsidRPr="00000000">
        <w:rPr>
          <w:rFonts w:ascii="Calibri" w:cs="Calibri" w:eastAsia="Calibri" w:hAnsi="Calibri"/>
          <w:rtl w:val="0"/>
        </w:rPr>
        <w:t xml:space="preserve">. The proof-of-work trick, then, was that not every block would be considered valid. Only blocks with a block hash starting with some predetermined number of zeroes would be accepted by the network of users.</w:t>
      </w:r>
    </w:p>
    <w:p w:rsidR="00000000" w:rsidDel="00000000" w:rsidP="00000000" w:rsidRDefault="00000000" w:rsidRPr="00000000" w14:paraId="00000026">
      <w:pPr>
        <w:spacing w:after="200" w:lineRule="auto"/>
        <w:rPr>
          <w:rFonts w:ascii="Calibri" w:cs="Calibri" w:eastAsia="Calibri" w:hAnsi="Calibri"/>
        </w:rPr>
      </w:pPr>
      <w:r w:rsidDel="00000000" w:rsidR="00000000" w:rsidRPr="00000000">
        <w:rPr>
          <w:rFonts w:ascii="Calibri" w:cs="Calibri" w:eastAsia="Calibri" w:hAnsi="Calibri"/>
          <w:rtl w:val="0"/>
        </w:rPr>
        <w:t xml:space="preserve">Just like producing hashcash, the only way to find a valid block would be through trial and error, a process that Satoshi Nakamoto would later call “mining.” Mining users (or “miners”) would need to randomly try including many different nonces in a block they wanted to construct, until one of them would result in the generation of a valid block hash. A valid block—which could not be edited by anyone after it was produced, since that would also change the block hash—would then be sent across the network, where each user would update their ownership records with the transactions in this block.</w:t>
      </w:r>
    </w:p>
    <w:p w:rsidR="00000000" w:rsidDel="00000000" w:rsidP="00000000" w:rsidRDefault="00000000" w:rsidRPr="00000000" w14:paraId="00000027">
      <w:pPr>
        <w:spacing w:after="200" w:lineRule="auto"/>
        <w:rPr>
          <w:rFonts w:ascii="Calibri" w:cs="Calibri" w:eastAsia="Calibri" w:hAnsi="Calibri"/>
        </w:rPr>
      </w:pPr>
      <w:r w:rsidDel="00000000" w:rsidR="00000000" w:rsidRPr="00000000">
        <w:rPr>
          <w:rFonts w:ascii="Calibri" w:cs="Calibri" w:eastAsia="Calibri" w:hAnsi="Calibri"/>
          <w:rtl w:val="0"/>
        </w:rPr>
        <w:t xml:space="preserve">Miners, meanwhile, would switch their mining efforts to include the new block hash in a potential next block, which would in turn require its own valid block hash. Similar to how Bit Gold users (and presumably b-money users) would produce a cryptographic chain of hashes to create currency, with each valid hash serving as the candidate string for the next, Bitcoin miners would produce a cryptographic chain of block hashes.</w:t>
      </w:r>
    </w:p>
    <w:p w:rsidR="00000000" w:rsidDel="00000000" w:rsidP="00000000" w:rsidRDefault="00000000" w:rsidRPr="00000000" w14:paraId="00000028">
      <w:pPr>
        <w:spacing w:after="200" w:lineRule="auto"/>
        <w:rPr>
          <w:rFonts w:ascii="Calibri" w:cs="Calibri" w:eastAsia="Calibri" w:hAnsi="Calibri"/>
        </w:rPr>
      </w:pPr>
      <w:r w:rsidDel="00000000" w:rsidR="00000000" w:rsidRPr="00000000">
        <w:rPr>
          <w:rFonts w:ascii="Calibri" w:cs="Calibri" w:eastAsia="Calibri" w:hAnsi="Calibri"/>
          <w:rtl w:val="0"/>
        </w:rPr>
        <w:t xml:space="preserve">And crucially: the length of this chain would serve as the tie-breaker in case of a conflict.</w:t>
      </w:r>
    </w:p>
    <w:p w:rsidR="00000000" w:rsidDel="00000000" w:rsidP="00000000" w:rsidRDefault="00000000" w:rsidRPr="00000000" w14:paraId="00000029">
      <w:pPr>
        <w:spacing w:after="200" w:lineRule="auto"/>
        <w:rPr>
          <w:rFonts w:ascii="Calibri" w:cs="Calibri" w:eastAsia="Calibri" w:hAnsi="Calibri"/>
        </w:rPr>
      </w:pPr>
      <w:r w:rsidDel="00000000" w:rsidR="00000000" w:rsidRPr="00000000">
        <w:rPr>
          <w:rFonts w:ascii="Calibri" w:cs="Calibri" w:eastAsia="Calibri" w:hAnsi="Calibri"/>
          <w:rtl w:val="0"/>
        </w:rPr>
        <w:t xml:space="preserve">In the event that two conflicting blocks would circulate over the Bitcoin network, every user would initially accept the block they received first, and miners would include its block hash in the next block they’d try to mine. In a sense, the Bitcoin network would, indeed, split. But this split would be temporary. As soon as one side of the split mines the next block quicker than the other side of the split, and their version of the block chain grows longer than the alternative, Bitcoin users and miners from both sides of the split would settle on this longest chain, abandoning the shorter chain and thus resolving the split.</w:t>
      </w:r>
    </w:p>
    <w:p w:rsidR="00000000" w:rsidDel="00000000" w:rsidP="00000000" w:rsidRDefault="00000000" w:rsidRPr="00000000" w14:paraId="0000002A">
      <w:pPr>
        <w:spacing w:after="200" w:lineRule="auto"/>
        <w:rPr>
          <w:rFonts w:ascii="Calibri" w:cs="Calibri" w:eastAsia="Calibri" w:hAnsi="Calibri"/>
        </w:rPr>
      </w:pPr>
      <w:r w:rsidDel="00000000" w:rsidR="00000000" w:rsidRPr="00000000">
        <w:rPr>
          <w:rFonts w:ascii="Calibri" w:cs="Calibri" w:eastAsia="Calibri" w:hAnsi="Calibri"/>
          <w:rtl w:val="0"/>
        </w:rPr>
        <w:t xml:space="preserve">To overcome the Byzantine Generals Problem, Satoshi Nakamoto cleverly repurposed proof of work as a decentralized tie-breaker to reach consensus. Exactly because anyone can produce proof of work, and because anyone can easily check its validity without needing to trust anyone else, it was perfectly compatible with Bitcoin’s leaderless design.</w:t>
      </w:r>
    </w:p>
    <w:p w:rsidR="00000000" w:rsidDel="00000000" w:rsidP="00000000" w:rsidRDefault="00000000" w:rsidRPr="00000000" w14:paraId="0000002B">
      <w:pPr>
        <w:spacing w:after="200" w:lineRule="auto"/>
        <w:rPr>
          <w:rFonts w:ascii="Calibri" w:cs="Calibri" w:eastAsia="Calibri" w:hAnsi="Calibri"/>
        </w:rPr>
      </w:pPr>
      <w:r w:rsidDel="00000000" w:rsidR="00000000" w:rsidRPr="00000000">
        <w:rPr>
          <w:rFonts w:ascii="Calibri" w:cs="Calibri" w:eastAsia="Calibri" w:hAnsi="Calibri"/>
          <w:rtl w:val="0"/>
        </w:rPr>
        <w:t xml:space="preserve">“The network is robust in its unstructured simplicity,” Nakamoto concluded his white paper. “Nodes work all at once with little coordination.”</w:t>
      </w:r>
    </w:p>
    <w:p w:rsidR="00000000" w:rsidDel="00000000" w:rsidP="00000000" w:rsidRDefault="00000000" w:rsidRPr="00000000" w14:paraId="0000002C">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Coin Issuance</w:t>
      </w:r>
    </w:p>
    <w:p w:rsidR="00000000" w:rsidDel="00000000" w:rsidP="00000000" w:rsidRDefault="00000000" w:rsidRPr="00000000" w14:paraId="0000002D">
      <w:pPr>
        <w:spacing w:after="200" w:lineRule="auto"/>
        <w:rPr>
          <w:rFonts w:ascii="Calibri" w:cs="Calibri" w:eastAsia="Calibri" w:hAnsi="Calibri"/>
        </w:rPr>
      </w:pPr>
      <w:r w:rsidDel="00000000" w:rsidR="00000000" w:rsidRPr="00000000">
        <w:rPr>
          <w:rFonts w:ascii="Calibri" w:cs="Calibri" w:eastAsia="Calibri" w:hAnsi="Calibri"/>
          <w:rtl w:val="0"/>
        </w:rPr>
        <w:t xml:space="preserve">If Bitcoin users were to produce proof of work—mine blocks—they needed an incentive.</w:t>
      </w:r>
    </w:p>
    <w:p w:rsidR="00000000" w:rsidDel="00000000" w:rsidP="00000000" w:rsidRDefault="00000000" w:rsidRPr="00000000" w14:paraId="0000002E">
      <w:pPr>
        <w:spacing w:after="200" w:lineRule="auto"/>
        <w:rPr>
          <w:rFonts w:ascii="Calibri" w:cs="Calibri" w:eastAsia="Calibri" w:hAnsi="Calibri"/>
        </w:rPr>
      </w:pPr>
      <w:r w:rsidDel="00000000" w:rsidR="00000000" w:rsidRPr="00000000">
        <w:rPr>
          <w:rFonts w:ascii="Calibri" w:cs="Calibri" w:eastAsia="Calibri" w:hAnsi="Calibri"/>
          <w:rtl w:val="0"/>
        </w:rPr>
        <w:t xml:space="preserve">Miners would therefore be awarded bitcoin currency units if they mine a valid block, Nakamoto explained in his white paper. This </w:t>
      </w:r>
      <w:r w:rsidDel="00000000" w:rsidR="00000000" w:rsidRPr="00000000">
        <w:rPr>
          <w:rFonts w:ascii="Calibri" w:cs="Calibri" w:eastAsia="Calibri" w:hAnsi="Calibri"/>
          <w:i w:val="1"/>
          <w:iCs w:val="1"/>
          <w:rtl w:val="0"/>
        </w:rPr>
        <w:t xml:space="preserve">block reward</w:t>
      </w:r>
      <w:r w:rsidDel="00000000" w:rsidR="00000000" w:rsidRPr="00000000">
        <w:rPr>
          <w:rFonts w:ascii="Calibri" w:cs="Calibri" w:eastAsia="Calibri" w:hAnsi="Calibri"/>
          <w:rtl w:val="0"/>
        </w:rPr>
        <w:t xml:space="preserve"> would consist in part of transaction fees, paid by other users for including their transaction in a new block. But the biggest part of the block reward would initially consist of brand new coins.</w:t>
      </w:r>
    </w:p>
    <w:p w:rsidR="00000000" w:rsidDel="00000000" w:rsidP="00000000" w:rsidRDefault="00000000" w:rsidRPr="00000000" w14:paraId="0000002F">
      <w:pPr>
        <w:spacing w:after="200" w:lineRule="auto"/>
        <w:rPr>
          <w:rFonts w:ascii="Calibri" w:cs="Calibri" w:eastAsia="Calibri" w:hAnsi="Calibri"/>
        </w:rPr>
      </w:pPr>
      <w:r w:rsidDel="00000000" w:rsidR="00000000" w:rsidRPr="00000000">
        <w:rPr>
          <w:rFonts w:ascii="Calibri" w:cs="Calibri" w:eastAsia="Calibri" w:hAnsi="Calibri"/>
          <w:rtl w:val="0"/>
        </w:rPr>
        <w:t xml:space="preserve">This elegantly solved two problems at once: besides providing an incentive to mine (thus allowing the network to reach consensus on the state of the ledger), it was also a way to bring new currency into circulation without a central issuer. Moreover, it would do so in a particularly smart way: although proof of work could be used to earn new currency, the amount of bitcoin to come into circulation with each new block was actually fixed. No matter how much energy it had cost to produce a valid block, the number of new coins rewarded per block would remain the same.</w:t>
      </w:r>
    </w:p>
    <w:p w:rsidR="00000000" w:rsidDel="00000000" w:rsidP="00000000" w:rsidRDefault="00000000" w:rsidRPr="00000000" w14:paraId="00000030">
      <w:pPr>
        <w:spacing w:after="200" w:lineRule="auto"/>
        <w:rPr>
          <w:rFonts w:ascii="Calibri" w:cs="Calibri" w:eastAsia="Calibri" w:hAnsi="Calibri"/>
        </w:rPr>
      </w:pPr>
      <w:r w:rsidDel="00000000" w:rsidR="00000000" w:rsidRPr="00000000">
        <w:rPr>
          <w:rFonts w:ascii="Calibri" w:cs="Calibri" w:eastAsia="Calibri" w:hAnsi="Calibri"/>
          <w:rtl w:val="0"/>
        </w:rPr>
        <w:t xml:space="preserve">Furthermore—and this was arguably Nakamoto’s most important original innovation, not borrowed from previous digital cash sch</w:t>
      </w:r>
      <w:r w:rsidDel="00000000" w:rsidR="00000000" w:rsidRPr="00000000">
        <w:rPr>
          <w:rFonts w:ascii="Calibri" w:cs="Calibri" w:eastAsia="Calibri" w:hAnsi="Calibri"/>
          <w:rtl w:val="0"/>
        </w:rPr>
        <w:t xml:space="preserve">emes—a </w:t>
      </w:r>
      <w:r w:rsidDel="00000000" w:rsidR="00000000" w:rsidRPr="00000000">
        <w:rPr>
          <w:rFonts w:ascii="Calibri" w:cs="Calibri" w:eastAsia="Calibri" w:hAnsi="Calibri"/>
          <w:i w:val="1"/>
          <w:iCs w:val="1"/>
          <w:rtl w:val="0"/>
        </w:rPr>
        <w:t xml:space="preserve">difficulty adjustment algorithm</w:t>
      </w:r>
      <w:r w:rsidDel="00000000" w:rsidR="00000000" w:rsidRPr="00000000">
        <w:rPr>
          <w:rFonts w:ascii="Calibri" w:cs="Calibri" w:eastAsia="Calibri" w:hAnsi="Calibri"/>
          <w:rtl w:val="0"/>
        </w:rPr>
        <w:t xml:space="preserve"> wou</w:t>
      </w:r>
      <w:r w:rsidDel="00000000" w:rsidR="00000000" w:rsidRPr="00000000">
        <w:rPr>
          <w:rFonts w:ascii="Calibri" w:cs="Calibri" w:eastAsia="Calibri" w:hAnsi="Calibri"/>
          <w:rtl w:val="0"/>
        </w:rPr>
        <w:t xml:space="preserve">ld ensure that new blocks would be mined at a somewhat consistent pace. If too many blocks would be produced too quickly, as indicated by the time-stamps included in each new block, all nodes on the network would automatically start requiring new blocks to include more proof of work. (That is, it would require more processing power to find a valid block hash, as new hashes would require more leading zeroes.) While if blocks would on average be found too slowly, all nodes would start accepting new blocks that included less proof of work (fewer leading zeroes).</w:t>
      </w:r>
      <w:r w:rsidDel="00000000" w:rsidR="00000000" w:rsidRPr="00000000">
        <w:rPr>
          <w:rtl w:val="0"/>
        </w:rPr>
      </w:r>
    </w:p>
    <w:p w:rsidR="00000000" w:rsidDel="00000000" w:rsidP="00000000" w:rsidRDefault="00000000" w:rsidRPr="00000000" w14:paraId="00000031">
      <w:pPr>
        <w:spacing w:after="200" w:lineRule="auto"/>
        <w:rPr>
          <w:rFonts w:ascii="Calibri" w:cs="Calibri" w:eastAsia="Calibri" w:hAnsi="Calibri"/>
        </w:rPr>
      </w:pPr>
      <w:r w:rsidDel="00000000" w:rsidR="00000000" w:rsidRPr="00000000">
        <w:rPr>
          <w:rFonts w:ascii="Calibri" w:cs="Calibri" w:eastAsia="Calibri" w:hAnsi="Calibri"/>
          <w:rtl w:val="0"/>
        </w:rPr>
        <w:t xml:space="preserve">With blocks mined at a fairly steady rate, and each block issuing a fixed amount of new coins, the rate of currency creation would be predictable—no matter the amount of hash power attributed to the network. Where systems like hashcash and RPOW would have experienced a hyperinflation as the cost to produce a valid hash kept dropping over time due to hardware improvements, Bitcoin was designed to stick to a preprogrammed issuance schedule.</w:t>
      </w:r>
    </w:p>
    <w:p w:rsidR="00000000" w:rsidDel="00000000" w:rsidP="00000000" w:rsidRDefault="00000000" w:rsidRPr="00000000" w14:paraId="00000032">
      <w:pPr>
        <w:spacing w:after="200" w:lineRule="auto"/>
        <w:rPr>
          <w:rFonts w:ascii="Calibri" w:cs="Calibri" w:eastAsia="Calibri" w:hAnsi="Calibri"/>
        </w:rPr>
      </w:pPr>
      <w:r w:rsidDel="00000000" w:rsidR="00000000" w:rsidRPr="00000000">
        <w:rPr>
          <w:rFonts w:ascii="Calibri" w:cs="Calibri" w:eastAsia="Calibri" w:hAnsi="Calibri"/>
          <w:rtl w:val="0"/>
        </w:rPr>
        <w:t xml:space="preserve">By decoupling the amount of proof of work and the rate of currency creation, Nakamoto had solved the inflation problem, allowing Bitcoin issuance to more closely resemble that of a precious metal.</w:t>
      </w:r>
    </w:p>
    <w:p w:rsidR="00000000" w:rsidDel="00000000" w:rsidP="00000000" w:rsidRDefault="00000000" w:rsidRPr="00000000" w14:paraId="00000033">
      <w:pPr>
        <w:spacing w:after="200" w:lineRule="auto"/>
        <w:rPr>
          <w:rFonts w:ascii="Calibri" w:cs="Calibri" w:eastAsia="Calibri" w:hAnsi="Calibri"/>
        </w:rPr>
      </w:pPr>
      <w:r w:rsidDel="00000000" w:rsidR="00000000" w:rsidRPr="00000000">
        <w:rPr>
          <w:rFonts w:ascii="Calibri" w:cs="Calibri" w:eastAsia="Calibri" w:hAnsi="Calibri"/>
          <w:rtl w:val="0"/>
        </w:rPr>
        <w:t xml:space="preserve">“The steady addition of a constant amount of new coins is analogous to gold miners expending resources to add gold to circulation,” the Bitcoin white paper explained. “In our case, it is CPU time and electricity that is expended.”</w:t>
      </w:r>
    </w:p>
    <w:p w:rsidR="00000000" w:rsidDel="00000000" w:rsidP="00000000" w:rsidRDefault="00000000" w:rsidRPr="00000000" w14:paraId="00000034">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Positive Incentives</w:t>
      </w:r>
    </w:p>
    <w:p w:rsidR="00000000" w:rsidDel="00000000" w:rsidP="00000000" w:rsidRDefault="00000000" w:rsidRPr="00000000" w14:paraId="00000035">
      <w:pPr>
        <w:spacing w:after="200" w:lineRule="auto"/>
        <w:rPr>
          <w:rFonts w:ascii="Calibri" w:cs="Calibri" w:eastAsia="Calibri" w:hAnsi="Calibri"/>
        </w:rPr>
      </w:pPr>
      <w:r w:rsidDel="00000000" w:rsidR="00000000" w:rsidRPr="00000000">
        <w:rPr>
          <w:rFonts w:ascii="Calibri" w:cs="Calibri" w:eastAsia="Calibri" w:hAnsi="Calibri"/>
          <w:rtl w:val="0"/>
        </w:rPr>
        <w:t xml:space="preserve">Furthermore</w:t>
      </w:r>
      <w:r w:rsidDel="00000000" w:rsidR="00000000" w:rsidRPr="00000000">
        <w:rPr>
          <w:rFonts w:ascii="Calibri" w:cs="Calibri" w:eastAsia="Calibri" w:hAnsi="Calibri"/>
          <w:rtl w:val="0"/>
        </w:rPr>
        <w:t xml:space="preserve">, Nakamoto believed that Bitcoin’s coin issuance model would discourage potential attackers.</w:t>
      </w:r>
    </w:p>
    <w:p w:rsidR="00000000" w:rsidDel="00000000" w:rsidP="00000000" w:rsidRDefault="00000000" w:rsidRPr="00000000" w14:paraId="00000036">
      <w:pPr>
        <w:spacing w:after="200" w:lineRule="auto"/>
        <w:rPr>
          <w:rFonts w:ascii="Calibri" w:cs="Calibri" w:eastAsia="Calibri" w:hAnsi="Calibri"/>
        </w:rPr>
      </w:pPr>
      <w:r w:rsidDel="00000000" w:rsidR="00000000" w:rsidRPr="00000000">
        <w:rPr>
          <w:rFonts w:ascii="Calibri" w:cs="Calibri" w:eastAsia="Calibri" w:hAnsi="Calibri"/>
          <w:rtl w:val="0"/>
        </w:rPr>
        <w:t xml:space="preserve">Most obviously, dishonest participants couldn’t easily double-spend transactions, since only one of the conflicting transactions could be included in the block chain.</w:t>
      </w:r>
    </w:p>
    <w:p w:rsidR="00000000" w:rsidDel="00000000" w:rsidP="00000000" w:rsidRDefault="00000000" w:rsidRPr="00000000" w14:paraId="00000037">
      <w:pPr>
        <w:spacing w:after="200" w:lineRule="auto"/>
        <w:rPr>
          <w:rFonts w:ascii="Calibri" w:cs="Calibri" w:eastAsia="Calibri" w:hAnsi="Calibri"/>
        </w:rPr>
      </w:pPr>
      <w:r w:rsidDel="00000000" w:rsidR="00000000" w:rsidRPr="00000000">
        <w:rPr>
          <w:rFonts w:ascii="Calibri" w:cs="Calibri" w:eastAsia="Calibri" w:hAnsi="Calibri"/>
          <w:rtl w:val="0"/>
        </w:rPr>
        <w:t xml:space="preserve">The only way to pull off a double-spend attack, then, would be for the attacker to have one of his transactions included in a block and accepted as payment by the recipient, to then mine a conflicting block with the conflicting transaction himself, and continue mining on this alternative block chain until it overtakes the original chain in length. If he’d indeed manage to create the longest chain (with the double-spend transaction in it), all Bitcoin users would switch to this alternative chain, and everyone would update their ledgers accordingly. The original transaction would be revoked, and the double-spend would’ve succeeded.</w:t>
      </w:r>
    </w:p>
    <w:p w:rsidR="00000000" w:rsidDel="00000000" w:rsidP="00000000" w:rsidRDefault="00000000" w:rsidRPr="00000000" w14:paraId="00000038">
      <w:pPr>
        <w:spacing w:after="200" w:lineRule="auto"/>
        <w:rPr>
          <w:rFonts w:ascii="Calibri" w:cs="Calibri" w:eastAsia="Calibri" w:hAnsi="Calibri"/>
        </w:rPr>
      </w:pPr>
      <w:r w:rsidDel="00000000" w:rsidR="00000000" w:rsidRPr="00000000">
        <w:rPr>
          <w:rFonts w:ascii="Calibri" w:cs="Calibri" w:eastAsia="Calibri" w:hAnsi="Calibri"/>
          <w:rtl w:val="0"/>
        </w:rPr>
        <w:t xml:space="preserve">However, as long as the attacker would not have more processing power than </w:t>
      </w:r>
      <w:del w:author="Aaron van Wirdum" w:id="0" w:date="2024-05-30T17:04:49Z">
        <w:r w:rsidDel="00000000" w:rsidR="00000000" w:rsidRPr="00000000">
          <w:rPr>
            <w:rFonts w:ascii="Calibri" w:cs="Calibri" w:eastAsia="Calibri" w:hAnsi="Calibri"/>
            <w:rtl w:val="0"/>
          </w:rPr>
          <w:delText xml:space="preserve">the rest of </w:delText>
        </w:r>
      </w:del>
      <w:r w:rsidDel="00000000" w:rsidR="00000000" w:rsidRPr="00000000">
        <w:rPr>
          <w:rFonts w:ascii="Calibri" w:cs="Calibri" w:eastAsia="Calibri" w:hAnsi="Calibri"/>
          <w:rtl w:val="0"/>
        </w:rPr>
        <w:t xml:space="preserve">the whole rest of the network combined, the probability that he’d overtake the honest chain would shrink exponentially for each block he’d fall behind, Nakamoto explained. The honest chain would almost certainly grow in length faster. He backed up his explanation with the eighth and last reference in the white paper, and also the oldest: the 1957 handbook </w:t>
      </w:r>
      <w:r w:rsidDel="00000000" w:rsidR="00000000" w:rsidRPr="00000000">
        <w:rPr>
          <w:rFonts w:ascii="Calibri" w:cs="Calibri" w:eastAsia="Calibri" w:hAnsi="Calibri"/>
          <w:i w:val="1"/>
          <w:iCs w:val="1"/>
          <w:rtl w:val="0"/>
        </w:rPr>
        <w:t xml:space="preserve">An Introduction to Probability Theory and Its Applications</w:t>
      </w:r>
      <w:r w:rsidDel="00000000" w:rsidR="00000000" w:rsidRPr="00000000">
        <w:rPr>
          <w:rFonts w:ascii="Calibri" w:cs="Calibri" w:eastAsia="Calibri" w:hAnsi="Calibri"/>
          <w:rtl w:val="0"/>
        </w:rPr>
        <w:t xml:space="preserve">, by mathematician William Feller.</w:t>
      </w:r>
    </w:p>
    <w:p w:rsidR="00000000" w:rsidDel="00000000" w:rsidP="00000000" w:rsidRDefault="00000000" w:rsidRPr="00000000" w14:paraId="00000039">
      <w:pPr>
        <w:spacing w:after="200" w:lineRule="auto"/>
        <w:rPr>
          <w:rFonts w:ascii="Calibri" w:cs="Calibri" w:eastAsia="Calibri" w:hAnsi="Calibri"/>
        </w:rPr>
      </w:pPr>
      <w:r w:rsidDel="00000000" w:rsidR="00000000" w:rsidRPr="00000000">
        <w:rPr>
          <w:rFonts w:ascii="Calibri" w:cs="Calibri" w:eastAsia="Calibri" w:hAnsi="Calibri"/>
          <w:rtl w:val="0"/>
        </w:rPr>
        <w:t xml:space="preserve">To avoid being double-spent on, the simple solution would therefore be to wait until a few more blocks have been mined on top of the block that includes an incoming transaction, before considering the payment final, Nakamoto wrote. Each new block would represent an additional confirmation of the transaction in question, and with just a handful of confirmations it would in most cases be exceedingly unlikely that an attacker could ever catch up. And since an attacker would have to expend computational resources to even try, attempting an attack would usually not be worth it in the first place.</w:t>
      </w:r>
    </w:p>
    <w:p w:rsidR="00000000" w:rsidDel="00000000" w:rsidP="00000000" w:rsidRDefault="00000000" w:rsidRPr="00000000" w14:paraId="0000003A">
      <w:pPr>
        <w:spacing w:after="200" w:lineRule="auto"/>
        <w:rPr>
          <w:rFonts w:ascii="Calibri" w:cs="Calibri" w:eastAsia="Calibri" w:hAnsi="Calibri"/>
        </w:rPr>
      </w:pPr>
      <w:r w:rsidDel="00000000" w:rsidR="00000000" w:rsidRPr="00000000">
        <w:rPr>
          <w:rFonts w:ascii="Calibri" w:cs="Calibri" w:eastAsia="Calibri" w:hAnsi="Calibri"/>
          <w:rtl w:val="0"/>
        </w:rPr>
        <w:t xml:space="preserve">That said, waiting for more confirmations would not help if an attacker did, in fact, have more processing power than the rest of the network combined. In that scenario, the attacker could eventually always catch up and generate the longest chain, enabling him to double-spend at will.</w:t>
      </w:r>
    </w:p>
    <w:p w:rsidR="00000000" w:rsidDel="00000000" w:rsidP="00000000" w:rsidRDefault="00000000" w:rsidRPr="00000000" w14:paraId="0000003B">
      <w:pPr>
        <w:spacing w:after="200" w:lineRule="auto"/>
        <w:rPr>
          <w:rFonts w:ascii="Calibri" w:cs="Calibri" w:eastAsia="Calibri" w:hAnsi="Calibri"/>
        </w:rPr>
      </w:pPr>
      <w:r w:rsidDel="00000000" w:rsidR="00000000" w:rsidRPr="00000000">
        <w:rPr>
          <w:rFonts w:ascii="Calibri" w:cs="Calibri" w:eastAsia="Calibri" w:hAnsi="Calibri"/>
          <w:rtl w:val="0"/>
        </w:rPr>
        <w:t xml:space="preserve">Even if that were to be the case, though, the attacker couldn’t perform his attack for free; he’d still have to produce the proof of work needed to create valid blocks.</w:t>
      </w:r>
    </w:p>
    <w:p w:rsidR="00000000" w:rsidDel="00000000" w:rsidP="00000000" w:rsidRDefault="00000000" w:rsidRPr="00000000" w14:paraId="0000003C">
      <w:pPr>
        <w:spacing w:after="200" w:lineRule="auto"/>
        <w:rPr>
          <w:rFonts w:ascii="Calibri" w:cs="Calibri" w:eastAsia="Calibri" w:hAnsi="Calibri"/>
        </w:rPr>
      </w:pPr>
      <w:r w:rsidDel="00000000" w:rsidR="00000000" w:rsidRPr="00000000">
        <w:rPr>
          <w:rFonts w:ascii="Calibri" w:cs="Calibri" w:eastAsia="Calibri" w:hAnsi="Calibri"/>
          <w:rtl w:val="0"/>
        </w:rPr>
        <w:t xml:space="preserve">By extension, Nakamoto speculated that the block rewards awarded by the Bitcoin protocol could in themselves compel a potential attacker not to double-spend:</w:t>
      </w:r>
    </w:p>
    <w:p w:rsidR="00000000" w:rsidDel="00000000" w:rsidP="00000000" w:rsidRDefault="00000000" w:rsidRPr="00000000" w14:paraId="0000003D">
      <w:pPr>
        <w:spacing w:after="200" w:lineRule="auto"/>
        <w:rPr>
          <w:rFonts w:ascii="Calibri" w:cs="Calibri" w:eastAsia="Calibri" w:hAnsi="Calibri"/>
        </w:rPr>
      </w:pPr>
      <w:r w:rsidDel="00000000" w:rsidR="00000000" w:rsidRPr="00000000">
        <w:rPr>
          <w:rFonts w:ascii="Calibri" w:cs="Calibri" w:eastAsia="Calibri" w:hAnsi="Calibri"/>
          <w:rtl w:val="0"/>
        </w:rPr>
        <w:t xml:space="preserve">“The incentive may help encourage nodes to stay honest. If a greedy attacker is able to assemble more CPU power than all the honest nodes, he would have to choose between using it to defraud people by stealing back his payments, or using it to generate new coins. He ought to find it more profitable to play by the rules, such rules that favour him with more new coins than everyone else combined, than to undermine the system and the validity of his own wealth.”</w:t>
      </w:r>
    </w:p>
    <w:p w:rsidR="00000000" w:rsidDel="00000000" w:rsidP="00000000" w:rsidRDefault="00000000" w:rsidRPr="00000000" w14:paraId="0000003E">
      <w:pPr>
        <w:spacing w:after="200" w:lineRule="auto"/>
        <w:rPr>
          <w:rFonts w:ascii="Calibri" w:cs="Calibri" w:eastAsia="Calibri" w:hAnsi="Calibri"/>
        </w:rPr>
      </w:pPr>
      <w:r w:rsidDel="00000000" w:rsidR="00000000" w:rsidRPr="00000000">
        <w:rPr>
          <w:rFonts w:ascii="Calibri" w:cs="Calibri" w:eastAsia="Calibri" w:hAnsi="Calibri"/>
          <w:rtl w:val="0"/>
        </w:rPr>
        <w:t xml:space="preserve">Even in the worst case, Bitcoin’s incentives probably aligned for everyone to act honestly.</w:t>
      </w:r>
    </w:p>
    <w:p w:rsidR="00000000" w:rsidDel="00000000" w:rsidP="00000000" w:rsidRDefault="00000000" w:rsidRPr="00000000" w14:paraId="0000003F">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Peer-To-Peer</w:t>
      </w:r>
    </w:p>
    <w:p w:rsidR="00000000" w:rsidDel="00000000" w:rsidP="00000000" w:rsidRDefault="00000000" w:rsidRPr="00000000" w14:paraId="00000040">
      <w:pPr>
        <w:spacing w:after="200" w:lineRule="auto"/>
        <w:rPr>
          <w:rFonts w:ascii="Calibri" w:cs="Calibri" w:eastAsia="Calibri" w:hAnsi="Calibri"/>
        </w:rPr>
      </w:pPr>
      <w:r w:rsidDel="00000000" w:rsidR="00000000" w:rsidRPr="00000000">
        <w:rPr>
          <w:rFonts w:ascii="Calibri" w:cs="Calibri" w:eastAsia="Calibri" w:hAnsi="Calibri"/>
          <w:rtl w:val="0"/>
        </w:rPr>
        <w:t xml:space="preserve">Bitcoin was, as Nakamoto’s email announcement had promised, designed to be a truly peer-to-peer system.</w:t>
      </w:r>
    </w:p>
    <w:p w:rsidR="00000000" w:rsidDel="00000000" w:rsidP="00000000" w:rsidRDefault="00000000" w:rsidRPr="00000000" w14:paraId="00000041">
      <w:pPr>
        <w:spacing w:after="200" w:lineRule="auto"/>
        <w:rPr>
          <w:rFonts w:ascii="Calibri" w:cs="Calibri" w:eastAsia="Calibri" w:hAnsi="Calibri"/>
        </w:rPr>
      </w:pPr>
      <w:r w:rsidDel="00000000" w:rsidR="00000000" w:rsidRPr="00000000">
        <w:rPr>
          <w:rFonts w:ascii="Calibri" w:cs="Calibri" w:eastAsia="Calibri" w:hAnsi="Calibri"/>
          <w:rtl w:val="0"/>
        </w:rPr>
        <w:t xml:space="preserve">All users would be equals on the network, helping each other to keep the system running by creating and forwarding transactions and blocks, and with no special privileges or trusted entities whatsoever. There’d be no DigiCash company to go bankrupt, no Bit Gold property club to decide who owns what, nor even a trustless RPOW server to shut down. Much like BitTorrent, Bitcoin was essentially designed to be a new internet protocol that anyone could use, but no one would control.</w:t>
      </w:r>
    </w:p>
    <w:p w:rsidR="00000000" w:rsidDel="00000000" w:rsidP="00000000" w:rsidRDefault="00000000" w:rsidRPr="00000000" w14:paraId="00000042">
      <w:pPr>
        <w:spacing w:after="200" w:lineRule="auto"/>
        <w:rPr>
          <w:rFonts w:ascii="Calibri" w:cs="Calibri" w:eastAsia="Calibri" w:hAnsi="Calibri"/>
        </w:rPr>
      </w:pPr>
      <w:r w:rsidDel="00000000" w:rsidR="00000000" w:rsidRPr="00000000">
        <w:rPr>
          <w:rFonts w:ascii="Calibri" w:cs="Calibri" w:eastAsia="Calibri" w:hAnsi="Calibri"/>
          <w:rtl w:val="0"/>
        </w:rPr>
        <w:t xml:space="preserve">To realize this, Satoshi Nakamoto had to solve some of the most persistent problems decentralized electronic cash designs had struggled with: he overcame the Byzantine Generals Problem to prevent double-spends without any central party, and figured out how to limit inflation in a proof-of-work system despite continuous hardware improvements. And, with the exception of the time-stamp-based difficulty adjustment algorithm, he’d achieved this without requiring any major breakthrough technologies. Nakamoto had taken different tools from the electronic cash and cryptography toolboxes that had been invented at least a decade earlier, and pieced them together in a nifty way.</w:t>
      </w:r>
    </w:p>
    <w:p w:rsidR="00000000" w:rsidDel="00000000" w:rsidP="00000000" w:rsidRDefault="00000000" w:rsidRPr="00000000" w14:paraId="00000043">
      <w:pPr>
        <w:spacing w:after="200" w:lineRule="auto"/>
        <w:rPr>
          <w:rFonts w:ascii="Calibri" w:cs="Calibri" w:eastAsia="Calibri" w:hAnsi="Calibri"/>
        </w:rPr>
      </w:pPr>
      <w:r w:rsidDel="00000000" w:rsidR="00000000" w:rsidRPr="00000000">
        <w:rPr>
          <w:rFonts w:ascii="Calibri" w:cs="Calibri" w:eastAsia="Calibri" w:hAnsi="Calibri"/>
          <w:rtl w:val="0"/>
        </w:rPr>
        <w:t xml:space="preserve">On top of that, his timing was impeccable, too. Just as central banks across the world were deploying unprecedented interventions across the financial system in desperate attempts to prevent a full-blown economic collapse, Satoshi Nakamoto proposed a new type of money that could operate without financial institutions altogether—a digital currency system based entirely on math.</w:t>
      </w:r>
    </w:p>
    <w:p w:rsidR="00000000" w:rsidDel="00000000" w:rsidP="00000000" w:rsidRDefault="00000000" w:rsidRPr="00000000" w14:paraId="00000044">
      <w:pPr>
        <w:spacing w:after="200" w:lineRule="auto"/>
        <w:rPr>
          <w:rFonts w:ascii="Calibri" w:cs="Calibri" w:eastAsia="Calibri" w:hAnsi="Calibri"/>
        </w:rPr>
      </w:pPr>
      <w:r w:rsidDel="00000000" w:rsidR="00000000" w:rsidRPr="00000000">
        <w:rPr>
          <w:rFonts w:ascii="Calibri" w:cs="Calibri" w:eastAsia="Calibri" w:hAnsi="Calibri"/>
          <w:rtl w:val="0"/>
        </w:rPr>
        <w:t xml:space="preserve">Yet, most of the initial responses to Bitcoin’s public announcement failed to recognize or appreciate the significance of this breakthrough . . .</w:t>
      </w:r>
    </w:p>
    <w:p w:rsidR="00000000" w:rsidDel="00000000" w:rsidP="00000000" w:rsidRDefault="00000000" w:rsidRPr="00000000" w14:paraId="00000045">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Scalability</w:t>
      </w:r>
    </w:p>
    <w:p w:rsidR="00000000" w:rsidDel="00000000" w:rsidP="00000000" w:rsidRDefault="00000000" w:rsidRPr="00000000" w14:paraId="00000046">
      <w:pPr>
        <w:spacing w:after="200" w:lineRule="auto"/>
        <w:rPr>
          <w:rFonts w:ascii="Calibri" w:cs="Calibri" w:eastAsia="Calibri" w:hAnsi="Calibri"/>
        </w:rPr>
      </w:pPr>
      <w:r w:rsidDel="00000000" w:rsidR="00000000" w:rsidRPr="00000000">
        <w:rPr>
          <w:rFonts w:ascii="Calibri" w:cs="Calibri" w:eastAsia="Calibri" w:hAnsi="Calibri"/>
          <w:rtl w:val="0"/>
        </w:rPr>
        <w:t xml:space="preserve">The first reply to Nakamoto’s announcement came about a day later, from James A. Donald, a Cypherpunk who happened to be in the late stages of designing a digital cash system himself.</w:t>
      </w:r>
    </w:p>
    <w:p w:rsidR="00000000" w:rsidDel="00000000" w:rsidP="00000000" w:rsidRDefault="00000000" w:rsidRPr="00000000" w14:paraId="00000047">
      <w:pPr>
        <w:spacing w:after="200" w:lineRule="auto"/>
        <w:rPr>
          <w:rFonts w:ascii="Calibri" w:cs="Calibri" w:eastAsia="Calibri" w:hAnsi="Calibri"/>
        </w:rPr>
      </w:pPr>
      <w:r w:rsidDel="00000000" w:rsidR="00000000" w:rsidRPr="00000000">
        <w:rPr>
          <w:rFonts w:ascii="Calibri" w:cs="Calibri" w:eastAsia="Calibri" w:hAnsi="Calibri"/>
          <w:rtl w:val="0"/>
        </w:rPr>
        <w:t xml:space="preserve">“We very, very much need such a system, but the way I understand your proposal, it does not seem to scale to the required size,” Donald wrote. “To detect and reject a double spending event in a timely manner, one must have most past transactions of the coins in the transaction, which, naively implemented, requires each peer to have most past  transactions, or most past transactions that occurred recently. If  hundreds of millions of people are doing transactions, that is a lot of  bandwidth - each must know all, or a substantial part thereof.”</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48">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Nakamoto</w:t>
      </w:r>
      <w:r w:rsidDel="00000000" w:rsidR="00000000" w:rsidRPr="00000000">
        <w:rPr>
          <w:rFonts w:ascii="Calibri" w:cs="Calibri" w:eastAsia="Calibri" w:hAnsi="Calibri"/>
          <w:rtl w:val="0"/>
        </w:rPr>
        <w:t xml:space="preserve">’s </w:t>
      </w:r>
      <w:r w:rsidDel="00000000" w:rsidR="00000000" w:rsidRPr="00000000">
        <w:rPr>
          <w:rFonts w:ascii="Calibri" w:cs="Calibri" w:eastAsia="Calibri" w:hAnsi="Calibri"/>
          <w:rtl w:val="0"/>
        </w:rPr>
        <w:t xml:space="preserve">design did require that users keep track of all transactions on the Bitcoin network, in order to update their local versions of the ownership ledger. They would have to know exactly which coins had been spent and which hadn’t, to be sure that a coin they received as payment wasn’t already spent to someone else. If the Bitcoin network would grow large enough, this could become infeasible for most regular users.</w:t>
      </w:r>
    </w:p>
    <w:p w:rsidR="00000000" w:rsidDel="00000000" w:rsidP="00000000" w:rsidRDefault="00000000" w:rsidRPr="00000000" w14:paraId="00000049">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a problem Satoshi Nakamoto had considered. In his white paper, he offered a two-step solution called “Simplified Payment Verification” (SPV). First, to minimize the amount of disk space needed to run Bitcoin on a regular computer, older blocks could be removed from users’ computers, so they’d only have to store the block hashes. And second, by using Merkle proofs, users could check with these block hashes that transactions to them are included in the block chain—largely ignoring all other transactions. Running a fully validating network node “would be left more and more to specialists with server farms of specialized hardware,” Nakamoto wrote in reply to Donald on the mailing list.</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4A">
      <w:pPr>
        <w:spacing w:after="200" w:lineRule="auto"/>
        <w:rPr>
          <w:rFonts w:ascii="Calibri" w:cs="Calibri" w:eastAsia="Calibri" w:hAnsi="Calibri"/>
        </w:rPr>
      </w:pPr>
      <w:r w:rsidDel="00000000" w:rsidR="00000000" w:rsidRPr="00000000">
        <w:rPr>
          <w:rFonts w:ascii="Calibri" w:cs="Calibri" w:eastAsia="Calibri" w:hAnsi="Calibri"/>
          <w:rtl w:val="0"/>
        </w:rPr>
        <w:t xml:space="preserve">But unfortunately this solution didn’t entirely solve the problem, as Nakamoto did also acknowledge in the white paper, while introducing new issues of its own. SPV abandoned the security model where everyone keeps everyone honest, because instead only dedicated miners would verify that the rules of the system were being followed at all times.</w:t>
      </w:r>
    </w:p>
    <w:p w:rsidR="00000000" w:rsidDel="00000000" w:rsidP="00000000" w:rsidRDefault="00000000" w:rsidRPr="00000000" w14:paraId="0000004B">
      <w:pPr>
        <w:spacing w:after="200" w:lineRule="auto"/>
        <w:rPr>
          <w:rFonts w:ascii="Calibri" w:cs="Calibri" w:eastAsia="Calibri" w:hAnsi="Calibri"/>
        </w:rPr>
      </w:pPr>
      <w:r w:rsidDel="00000000" w:rsidR="00000000" w:rsidRPr="00000000">
        <w:rPr>
          <w:rFonts w:ascii="Calibri" w:cs="Calibri" w:eastAsia="Calibri" w:hAnsi="Calibri"/>
          <w:rtl w:val="0"/>
        </w:rPr>
        <w:t xml:space="preserve">Donald, in response to Nakamoto on the mailing list, warned that if only a small subset of Bitcoin users could muster sufficient resources to be a miner, it could make these miners a target and point of leverage for regulators.</w:t>
      </w:r>
    </w:p>
    <w:p w:rsidR="00000000" w:rsidDel="00000000" w:rsidP="00000000" w:rsidRDefault="00000000" w:rsidRPr="00000000" w14:paraId="0000004C">
      <w:pPr>
        <w:spacing w:after="200" w:lineRule="auto"/>
        <w:rPr>
          <w:rFonts w:ascii="Calibri" w:cs="Calibri" w:eastAsia="Calibri" w:hAnsi="Calibri"/>
        </w:rPr>
      </w:pPr>
      <w:r w:rsidDel="00000000" w:rsidR="00000000" w:rsidRPr="00000000">
        <w:rPr>
          <w:rFonts w:ascii="Calibri" w:cs="Calibri" w:eastAsia="Calibri" w:hAnsi="Calibri"/>
          <w:rtl w:val="0"/>
        </w:rPr>
        <w:t xml:space="preserve">In a long and detailed follow-up email, he described how states would capture financial networks step-by-step, to ultimately control the money issuing entity: “as for example the Federal reserve act of 1913, the goal always being to wind up the network into a single too big to fail entity, and they have been getting progressively bigger, more serious, and more disastrous.”</w:t>
      </w:r>
    </w:p>
    <w:p w:rsidR="00000000" w:rsidDel="00000000" w:rsidP="00000000" w:rsidRDefault="00000000" w:rsidRPr="00000000" w14:paraId="0000004D">
      <w:pPr>
        <w:spacing w:after="200" w:lineRule="auto"/>
        <w:rPr>
          <w:rFonts w:ascii="Calibri" w:cs="Calibri" w:eastAsia="Calibri" w:hAnsi="Calibri"/>
        </w:rPr>
      </w:pPr>
      <w:r w:rsidDel="00000000" w:rsidR="00000000" w:rsidRPr="00000000">
        <w:rPr>
          <w:rFonts w:ascii="Calibri" w:cs="Calibri" w:eastAsia="Calibri" w:hAnsi="Calibri"/>
          <w:rtl w:val="0"/>
        </w:rPr>
        <w:t xml:space="preserve">Bitcoin, Donald predicted, would be subject to the same type of pressure.</w:t>
      </w:r>
    </w:p>
    <w:p w:rsidR="00000000" w:rsidDel="00000000" w:rsidP="00000000" w:rsidRDefault="00000000" w:rsidRPr="00000000" w14:paraId="0000004E">
      <w:pPr>
        <w:spacing w:after="200" w:lineRule="auto"/>
        <w:rPr>
          <w:rFonts w:ascii="Calibri" w:cs="Calibri" w:eastAsia="Calibri" w:hAnsi="Calibri"/>
        </w:rPr>
      </w:pPr>
      <w:r w:rsidDel="00000000" w:rsidR="00000000" w:rsidRPr="00000000">
        <w:rPr>
          <w:rFonts w:ascii="Calibri" w:cs="Calibri" w:eastAsia="Calibri" w:hAnsi="Calibri"/>
          <w:rtl w:val="0"/>
        </w:rPr>
        <w:t xml:space="preserve">“If a small number of entities are issuing new coins, this is more resistant to state attack [than] with a single issuer, but the government regularly attacks financial networks, with the financial collapse ensuing from the most recent attack still under way as I write this,” he argued.</w:t>
      </w:r>
    </w:p>
    <w:p w:rsidR="00000000" w:rsidDel="00000000" w:rsidP="00000000" w:rsidRDefault="00000000" w:rsidRPr="00000000" w14:paraId="0000004F">
      <w:pPr>
        <w:spacing w:after="200" w:lineRule="auto"/>
        <w:rPr>
          <w:rFonts w:ascii="Calibri" w:cs="Calibri" w:eastAsia="Calibri" w:hAnsi="Calibri"/>
        </w:rPr>
      </w:pPr>
      <w:r w:rsidDel="00000000" w:rsidR="00000000" w:rsidRPr="00000000">
        <w:rPr>
          <w:rFonts w:ascii="Calibri" w:cs="Calibri" w:eastAsia="Calibri" w:hAnsi="Calibri"/>
          <w:rtl w:val="0"/>
        </w:rPr>
        <w:t xml:space="preserve">To keep the system decentralized, and ensure that most users could process all transactions on the network, the Cypherpunk instead suggested that Bitcoin could benefit from a payment layer for low-value transactions, so only large transactions would need to be processed by all users and stored in the block chain.</w:t>
      </w:r>
    </w:p>
    <w:p w:rsidR="00000000" w:rsidDel="00000000" w:rsidP="00000000" w:rsidRDefault="00000000" w:rsidRPr="00000000" w14:paraId="00000050">
      <w:pPr>
        <w:spacing w:after="200" w:lineRule="auto"/>
        <w:rPr>
          <w:rFonts w:ascii="Calibri" w:cs="Calibri" w:eastAsia="Calibri" w:hAnsi="Calibri"/>
        </w:rPr>
      </w:pPr>
      <w:r w:rsidDel="00000000" w:rsidR="00000000" w:rsidRPr="00000000">
        <w:rPr>
          <w:rFonts w:ascii="Calibri" w:cs="Calibri" w:eastAsia="Calibri" w:hAnsi="Calibri"/>
          <w:rtl w:val="0"/>
        </w:rPr>
        <w:t xml:space="preserve">“I think we need to concern ourselves with minimizing the data and bandwidth required by money issuers - for small coins, the protocol seems wasteful.  It would be nice to have the full protocol for big coins, and some shortcut for small coins wherein people trust account based money for small amounts till they get wrapped up into big coins,” he wrote. “The smaller the data storage and bandwidth required for money issuers, the more resistant the system is [to] the kind of government attacks on financial networks that we have recently seen.”</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p w:rsidR="00000000" w:rsidDel="00000000" w:rsidP="00000000" w:rsidRDefault="00000000" w:rsidRPr="00000000" w14:paraId="00000051">
      <w:pPr>
        <w:spacing w:after="200" w:lineRule="auto"/>
        <w:rPr>
          <w:rFonts w:ascii="Calibri" w:cs="Calibri" w:eastAsia="Calibri" w:hAnsi="Calibri"/>
        </w:rPr>
      </w:pPr>
      <w:r w:rsidDel="00000000" w:rsidR="00000000" w:rsidRPr="00000000">
        <w:rPr>
          <w:rFonts w:ascii="Calibri" w:cs="Calibri" w:eastAsia="Calibri" w:hAnsi="Calibri"/>
          <w:rtl w:val="0"/>
        </w:rPr>
        <w:t xml:space="preserve">Nakamoto did not comment on Donald’s payment layer suggestion specifically, but he did make sure to </w:t>
      </w:r>
      <w:r w:rsidDel="00000000" w:rsidR="00000000" w:rsidRPr="00000000">
        <w:rPr>
          <w:rFonts w:ascii="Calibri" w:cs="Calibri" w:eastAsia="Calibri" w:hAnsi="Calibri"/>
          <w:rtl w:val="0"/>
        </w:rPr>
        <w:t xml:space="preserve">address</w:t>
      </w:r>
      <w:r w:rsidDel="00000000" w:rsidR="00000000" w:rsidRPr="00000000">
        <w:rPr>
          <w:rFonts w:ascii="Calibri" w:cs="Calibri" w:eastAsia="Calibri" w:hAnsi="Calibri"/>
          <w:rtl w:val="0"/>
        </w:rPr>
        <w:t xml:space="preserve"> the possible state-level attacks Bitcoin could ultimately face. Whereas the mysterious author of the new white paper had through his writings conveyed a rather scientific, matter-of-factly approach to the topic, Nakamoto now unequivocally confirmed the driving motivation behind the system’s decentralized design.</w:t>
      </w:r>
    </w:p>
    <w:p w:rsidR="00000000" w:rsidDel="00000000" w:rsidP="00000000" w:rsidRDefault="00000000" w:rsidRPr="00000000" w14:paraId="00000052">
      <w:pPr>
        <w:spacing w:after="200" w:lineRule="auto"/>
        <w:rPr>
          <w:rFonts w:ascii="Calibri" w:cs="Calibri" w:eastAsia="Calibri" w:hAnsi="Calibri"/>
        </w:rPr>
      </w:pPr>
      <w:r w:rsidDel="00000000" w:rsidR="00000000" w:rsidRPr="00000000">
        <w:rPr>
          <w:rFonts w:ascii="Calibri" w:cs="Calibri" w:eastAsia="Calibri" w:hAnsi="Calibri"/>
          <w:rtl w:val="0"/>
        </w:rPr>
        <w:t xml:space="preserve">“Yes, but we can win a major battle in the arms race and gain a new territory of freedom for several years,” he wrote. “Governments are good at cutting off the heads of [. . .] centrally controlled networks like Napster, but pure P2P networks like Gnutella and Tor seem to be holding their own.”</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53">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Concerns and Confusion</w:t>
      </w:r>
    </w:p>
    <w:p w:rsidR="00000000" w:rsidDel="00000000" w:rsidP="00000000" w:rsidRDefault="00000000" w:rsidRPr="00000000" w14:paraId="00000054">
      <w:pPr>
        <w:spacing w:after="200" w:lineRule="auto"/>
        <w:rPr>
          <w:rFonts w:ascii="Calibri" w:cs="Calibri" w:eastAsia="Calibri" w:hAnsi="Calibri"/>
        </w:rPr>
      </w:pPr>
      <w:r w:rsidDel="00000000" w:rsidR="00000000" w:rsidRPr="00000000">
        <w:rPr>
          <w:rFonts w:ascii="Calibri" w:cs="Calibri" w:eastAsia="Calibri" w:hAnsi="Calibri"/>
          <w:rtl w:val="0"/>
        </w:rPr>
        <w:t xml:space="preserve">The first response Nakamoto received—James. A. Donald’s scaling concerns—did have some merit; scaling Bitcoin up to </w:t>
      </w:r>
      <w:r w:rsidDel="00000000" w:rsidR="00000000" w:rsidRPr="00000000">
        <w:rPr>
          <w:rFonts w:ascii="Calibri" w:cs="Calibri" w:eastAsia="Calibri" w:hAnsi="Calibri"/>
          <w:rtl w:val="0"/>
        </w:rPr>
        <w:t xml:space="preserve">serve millions or even billions of users was going to be a big challenge indeed.</w:t>
      </w:r>
      <w:r w:rsidDel="00000000" w:rsidR="00000000" w:rsidRPr="00000000">
        <w:rPr>
          <w:rFonts w:ascii="Calibri" w:cs="Calibri" w:eastAsia="Calibri" w:hAnsi="Calibri"/>
          <w:rtl w:val="0"/>
        </w:rPr>
        <w:t xml:space="preserve"> But much of the feedback that followed after that was more of a mixed bag, with commenters in some cases clearly confused about Bitcoin’s design.</w:t>
      </w:r>
    </w:p>
    <w:p w:rsidR="00000000" w:rsidDel="00000000" w:rsidP="00000000" w:rsidRDefault="00000000" w:rsidRPr="00000000" w14:paraId="00000055">
      <w:pPr>
        <w:spacing w:after="200" w:lineRule="auto"/>
        <w:rPr>
          <w:rFonts w:ascii="Calibri" w:cs="Calibri" w:eastAsia="Calibri" w:hAnsi="Calibri"/>
        </w:rPr>
      </w:pPr>
      <w:r w:rsidDel="00000000" w:rsidR="00000000" w:rsidRPr="00000000">
        <w:rPr>
          <w:rFonts w:ascii="Calibri" w:cs="Calibri" w:eastAsia="Calibri" w:hAnsi="Calibri"/>
          <w:rtl w:val="0"/>
        </w:rPr>
        <w:t xml:space="preserve">Ray Dillinger, a computer scientist and Cypherpunk who’d been one of the first contributors to the Cryptography mailing list, for example dismissed Bitcoin because of its inflation rate of 35 percent—even though no inflation schedule was mentioned in the white paper. He wrongly assumed that the issuance of new coins would increase along with computer hardware performance over the years, as had been the case for a system like RPOW.</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56">
      <w:pPr>
        <w:spacing w:after="200" w:lineRule="auto"/>
        <w:rPr>
          <w:rFonts w:ascii="Calibri" w:cs="Calibri" w:eastAsia="Calibri" w:hAnsi="Calibri"/>
        </w:rPr>
      </w:pPr>
      <w:r w:rsidDel="00000000" w:rsidR="00000000" w:rsidRPr="00000000">
        <w:rPr>
          <w:rFonts w:ascii="Calibri" w:cs="Calibri" w:eastAsia="Calibri" w:hAnsi="Calibri"/>
          <w:rtl w:val="0"/>
        </w:rPr>
        <w:t xml:space="preserve">As a potential solution to the inflation problem, Dillinger in a later email suggested that Bitcoin should have a difficulty adjustment algorithm—apparently not realizing that this was already part of Nakamoto’s design.</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57">
      <w:pPr>
        <w:spacing w:after="200" w:lineRule="auto"/>
        <w:rPr>
          <w:rFonts w:ascii="Calibri" w:cs="Calibri" w:eastAsia="Calibri" w:hAnsi="Calibri"/>
        </w:rPr>
      </w:pPr>
      <w:r w:rsidDel="00000000" w:rsidR="00000000" w:rsidRPr="00000000">
        <w:rPr>
          <w:rFonts w:ascii="Calibri" w:cs="Calibri" w:eastAsia="Calibri" w:hAnsi="Calibri"/>
          <w:rtl w:val="0"/>
        </w:rPr>
        <w:t xml:space="preserve">Meanwhile, Donald argued that Nakamoto’s difficulty adjustment algorithm could not work at all. He seemingly believed that this would remove the incentive to mine new blocks altogether—though his email did not explain why.</w:t>
      </w:r>
      <w:r w:rsidDel="00000000" w:rsidR="00000000" w:rsidRPr="00000000">
        <w:rPr>
          <w:rFonts w:ascii="Calibri" w:cs="Calibri" w:eastAsia="Calibri" w:hAnsi="Calibri"/>
          <w:vertAlign w:val="superscript"/>
        </w:rPr>
        <w:footnoteReference w:customMarkFollows="0" w:id="10"/>
      </w:r>
      <w:r w:rsidDel="00000000" w:rsidR="00000000" w:rsidRPr="00000000">
        <w:rPr>
          <w:rtl w:val="0"/>
        </w:rPr>
      </w:r>
    </w:p>
    <w:p w:rsidR="00000000" w:rsidDel="00000000" w:rsidP="00000000" w:rsidRDefault="00000000" w:rsidRPr="00000000" w14:paraId="00000058">
      <w:pPr>
        <w:spacing w:after="200" w:lineRule="auto"/>
        <w:rPr>
          <w:rFonts w:ascii="Calibri" w:cs="Calibri" w:eastAsia="Calibri" w:hAnsi="Calibri"/>
        </w:rPr>
      </w:pPr>
      <w:r w:rsidDel="00000000" w:rsidR="00000000" w:rsidRPr="00000000">
        <w:rPr>
          <w:rFonts w:ascii="Calibri" w:cs="Calibri" w:eastAsia="Calibri" w:hAnsi="Calibri"/>
          <w:rtl w:val="0"/>
        </w:rPr>
        <w:t xml:space="preserve">Both Dillinger and Donald did agree, however, that Bitcoin’s proof-of-work consensus mechanism was not robust or fast enough. They disliked the idea that transactions could be reversible in the event that the block chain is overtaken by a longer rival chain, and didn’t consider waiting for more block confirmations to be a satisfactory solution.</w:t>
      </w:r>
    </w:p>
    <w:p w:rsidR="00000000" w:rsidDel="00000000" w:rsidP="00000000" w:rsidRDefault="00000000" w:rsidRPr="00000000" w14:paraId="00000059">
      <w:pPr>
        <w:spacing w:after="200" w:lineRule="auto"/>
        <w:rPr>
          <w:rFonts w:ascii="Calibri" w:cs="Calibri" w:eastAsia="Calibri" w:hAnsi="Calibri"/>
        </w:rPr>
      </w:pPr>
      <w:r w:rsidDel="00000000" w:rsidR="00000000" w:rsidRPr="00000000">
        <w:rPr>
          <w:rFonts w:ascii="Calibri" w:cs="Calibri" w:eastAsia="Calibri" w:hAnsi="Calibri"/>
          <w:rtl w:val="0"/>
        </w:rPr>
        <w:t xml:space="preserve">“How does anybody know when a transaction has become irrevocable?” Dillinger asked, rhetorically. “Is ‘a few’ blocks three? Thirty? A  hundred?”</w:t>
      </w:r>
      <w:r w:rsidDel="00000000" w:rsidR="00000000" w:rsidRPr="00000000">
        <w:rPr>
          <w:rFonts w:ascii="Calibri" w:cs="Calibri" w:eastAsia="Calibri" w:hAnsi="Calibri"/>
          <w:vertAlign w:val="superscript"/>
        </w:rPr>
        <w:footnoteReference w:customMarkFollows="0" w:id="11"/>
      </w:r>
      <w:r w:rsidDel="00000000" w:rsidR="00000000" w:rsidRPr="00000000">
        <w:rPr>
          <w:rtl w:val="0"/>
        </w:rPr>
      </w:r>
    </w:p>
    <w:p w:rsidR="00000000" w:rsidDel="00000000" w:rsidP="00000000" w:rsidRDefault="00000000" w:rsidRPr="00000000" w14:paraId="0000005A">
      <w:pPr>
        <w:spacing w:after="200" w:lineRule="auto"/>
        <w:rPr>
          <w:rFonts w:ascii="Calibri" w:cs="Calibri" w:eastAsia="Calibri" w:hAnsi="Calibri"/>
        </w:rPr>
      </w:pPr>
      <w:r w:rsidDel="00000000" w:rsidR="00000000" w:rsidRPr="00000000">
        <w:rPr>
          <w:rFonts w:ascii="Calibri" w:cs="Calibri" w:eastAsia="Calibri" w:hAnsi="Calibri"/>
          <w:rtl w:val="0"/>
        </w:rPr>
        <w:t xml:space="preserve">Whatever the “correct” number would be, it wouldn’t work, he predicted: neither consumers nor merchants would be willing to wait “an hour” for transactions to clear.</w:t>
      </w:r>
    </w:p>
    <w:p w:rsidR="00000000" w:rsidDel="00000000" w:rsidP="00000000" w:rsidRDefault="00000000" w:rsidRPr="00000000" w14:paraId="0000005B">
      <w:pPr>
        <w:spacing w:after="200" w:lineRule="auto"/>
        <w:rPr>
          <w:rFonts w:ascii="Calibri" w:cs="Calibri" w:eastAsia="Calibri" w:hAnsi="Calibri"/>
        </w:rPr>
      </w:pPr>
      <w:r w:rsidDel="00000000" w:rsidR="00000000" w:rsidRPr="00000000">
        <w:rPr>
          <w:rFonts w:ascii="Calibri" w:cs="Calibri" w:eastAsia="Calibri" w:hAnsi="Calibri"/>
          <w:rtl w:val="0"/>
        </w:rPr>
        <w:t xml:space="preserve">Donald shared that assumption: “We want spenders to have certainty that their transaction is valid at the time it takes a spend to flood the network, not at the time it takes for branch races to be resolved.”</w:t>
      </w:r>
      <w:r w:rsidDel="00000000" w:rsidR="00000000" w:rsidRPr="00000000">
        <w:rPr>
          <w:rFonts w:ascii="Calibri" w:cs="Calibri" w:eastAsia="Calibri" w:hAnsi="Calibri"/>
          <w:vertAlign w:val="superscript"/>
        </w:rPr>
        <w:footnoteReference w:customMarkFollows="0" w:id="12"/>
      </w:r>
      <w:r w:rsidDel="00000000" w:rsidR="00000000" w:rsidRPr="00000000">
        <w:rPr>
          <w:rtl w:val="0"/>
        </w:rPr>
      </w:r>
    </w:p>
    <w:p w:rsidR="00000000" w:rsidDel="00000000" w:rsidP="00000000" w:rsidRDefault="00000000" w:rsidRPr="00000000" w14:paraId="0000005C">
      <w:pPr>
        <w:spacing w:after="200" w:lineRule="auto"/>
        <w:rPr>
          <w:rFonts w:ascii="Calibri" w:cs="Calibri" w:eastAsia="Calibri" w:hAnsi="Calibri"/>
        </w:rPr>
      </w:pPr>
      <w:r w:rsidDel="00000000" w:rsidR="00000000" w:rsidRPr="00000000">
        <w:rPr>
          <w:rFonts w:ascii="Calibri" w:cs="Calibri" w:eastAsia="Calibri" w:hAnsi="Calibri"/>
          <w:rtl w:val="0"/>
        </w:rPr>
        <w:t xml:space="preserve">John Levine, another computer scientist who had frequented the Cypherpunks mailing list before migrating to the Cryptography mailing list, cast doubt on Bitcoin’s consensus model as well, but for a different reason. Levine predicted that the proof-of-work consensus model would not be very secure against attackers.</w:t>
      </w:r>
    </w:p>
    <w:p w:rsidR="00000000" w:rsidDel="00000000" w:rsidP="00000000" w:rsidRDefault="00000000" w:rsidRPr="00000000" w14:paraId="0000005D">
      <w:pPr>
        <w:spacing w:after="200" w:lineRule="auto"/>
        <w:rPr>
          <w:rFonts w:ascii="Calibri" w:cs="Calibri" w:eastAsia="Calibri" w:hAnsi="Calibri"/>
        </w:rPr>
      </w:pPr>
      <w:r w:rsidDel="00000000" w:rsidR="00000000" w:rsidRPr="00000000">
        <w:rPr>
          <w:rFonts w:ascii="Calibri" w:cs="Calibri" w:eastAsia="Calibri" w:hAnsi="Calibri"/>
          <w:rtl w:val="0"/>
        </w:rPr>
        <w:t xml:space="preserve">“Bad guys routinely control zombie farms of 100,000 machines or more. People I know who run a blacklist of spam sending zombies tell me they often see a million new zombies a day,” Levine wrote. “This is the same reason that hashcash can't work on today's Internet—the good guys have vastly less computational firepower than the bad guys.”</w:t>
      </w:r>
      <w:r w:rsidDel="00000000" w:rsidR="00000000" w:rsidRPr="00000000">
        <w:rPr>
          <w:rFonts w:ascii="Calibri" w:cs="Calibri" w:eastAsia="Calibri" w:hAnsi="Calibri"/>
          <w:vertAlign w:val="superscript"/>
        </w:rPr>
        <w:footnoteReference w:customMarkFollows="0" w:id="13"/>
      </w:r>
      <w:r w:rsidDel="00000000" w:rsidR="00000000" w:rsidRPr="00000000">
        <w:rPr>
          <w:rtl w:val="0"/>
        </w:rPr>
      </w:r>
    </w:p>
    <w:p w:rsidR="00000000" w:rsidDel="00000000" w:rsidP="00000000" w:rsidRDefault="00000000" w:rsidRPr="00000000" w14:paraId="0000005E">
      <w:pPr>
        <w:spacing w:after="200" w:lineRule="auto"/>
        <w:rPr>
          <w:rFonts w:ascii="Calibri" w:cs="Calibri" w:eastAsia="Calibri" w:hAnsi="Calibri"/>
        </w:rPr>
      </w:pPr>
      <w:r w:rsidDel="00000000" w:rsidR="00000000" w:rsidRPr="00000000">
        <w:rPr>
          <w:rFonts w:ascii="Calibri" w:cs="Calibri" w:eastAsia="Calibri" w:hAnsi="Calibri"/>
          <w:rtl w:val="0"/>
        </w:rPr>
        <w:t xml:space="preserve">Yet, not everyone on the Cryptography mailing list was ready to dismiss Bitcoin as a flawed design.</w:t>
      </w:r>
    </w:p>
    <w:p w:rsidR="00000000" w:rsidDel="00000000" w:rsidP="00000000" w:rsidRDefault="00000000" w:rsidRPr="00000000" w14:paraId="0000005F">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Optimism</w:t>
      </w:r>
    </w:p>
    <w:p w:rsidR="00000000" w:rsidDel="00000000" w:rsidP="00000000" w:rsidRDefault="00000000" w:rsidRPr="00000000" w14:paraId="00000060">
      <w:pPr>
        <w:spacing w:after="200" w:lineRule="auto"/>
        <w:rPr>
          <w:rFonts w:ascii="Calibri" w:cs="Calibri" w:eastAsia="Calibri" w:hAnsi="Calibri"/>
        </w:rPr>
      </w:pPr>
      <w:r w:rsidDel="00000000" w:rsidR="00000000" w:rsidRPr="00000000">
        <w:rPr>
          <w:rFonts w:ascii="Calibri" w:cs="Calibri" w:eastAsia="Calibri" w:hAnsi="Calibri"/>
          <w:rtl w:val="0"/>
        </w:rPr>
        <w:t xml:space="preserve">On November 7, about a week since Nakamoto publicly shared his white paper, a strikingly more optimistic response found its way to the list as well.</w:t>
      </w:r>
    </w:p>
    <w:p w:rsidR="00000000" w:rsidDel="00000000" w:rsidP="00000000" w:rsidRDefault="00000000" w:rsidRPr="00000000" w14:paraId="00000061">
      <w:pPr>
        <w:spacing w:after="200" w:lineRule="auto"/>
        <w:rPr>
          <w:rFonts w:ascii="Calibri" w:cs="Calibri" w:eastAsia="Calibri" w:hAnsi="Calibri"/>
        </w:rPr>
      </w:pPr>
      <w:r w:rsidDel="00000000" w:rsidR="00000000" w:rsidRPr="00000000">
        <w:rPr>
          <w:rFonts w:ascii="Calibri" w:cs="Calibri" w:eastAsia="Calibri" w:hAnsi="Calibri"/>
          <w:rtl w:val="0"/>
        </w:rPr>
        <w:t xml:space="preserve">“Bitcoin seems to be a very promising idea,” Hal Finney opened his email, before accurately pinpointing the two main innovations compared to previous electronic cash schemes.</w:t>
      </w:r>
    </w:p>
    <w:p w:rsidR="00000000" w:rsidDel="00000000" w:rsidP="00000000" w:rsidRDefault="00000000" w:rsidRPr="00000000" w14:paraId="00000062">
      <w:pPr>
        <w:spacing w:after="200" w:lineRule="auto"/>
        <w:rPr>
          <w:rFonts w:ascii="Calibri" w:cs="Calibri" w:eastAsia="Calibri" w:hAnsi="Calibri"/>
        </w:rPr>
      </w:pPr>
      <w:r w:rsidDel="00000000" w:rsidR="00000000" w:rsidRPr="00000000">
        <w:rPr>
          <w:rFonts w:ascii="Calibri" w:cs="Calibri" w:eastAsia="Calibri" w:hAnsi="Calibri"/>
          <w:rtl w:val="0"/>
        </w:rPr>
        <w:t xml:space="preserve">“I like the idea of basing security on the assumption that the CPU power of honest participants outweighs that of the attacker,” he wrote. “I also do think that there is potential value in a form of unforgeable token whose production rate is predictable and can't be influenced by corrupt parties. This would be more analogous to gold than to fiat currencies. Nick Szabo wrote many years ago about what he called ‘bit gold’ and this could be an implementation of that concept.”</w:t>
      </w:r>
      <w:r w:rsidDel="00000000" w:rsidR="00000000" w:rsidRPr="00000000">
        <w:rPr>
          <w:rFonts w:ascii="Calibri" w:cs="Calibri" w:eastAsia="Calibri" w:hAnsi="Calibri"/>
          <w:vertAlign w:val="superscript"/>
        </w:rPr>
        <w:footnoteReference w:customMarkFollows="0" w:id="14"/>
      </w:r>
      <w:r w:rsidDel="00000000" w:rsidR="00000000" w:rsidRPr="00000000">
        <w:rPr>
          <w:rtl w:val="0"/>
        </w:rPr>
      </w:r>
    </w:p>
    <w:p w:rsidR="00000000" w:rsidDel="00000000" w:rsidP="00000000" w:rsidRDefault="00000000" w:rsidRPr="00000000" w14:paraId="00000063">
      <w:pPr>
        <w:spacing w:after="200" w:lineRule="auto"/>
        <w:rPr>
          <w:rFonts w:ascii="Calibri" w:cs="Calibri" w:eastAsia="Calibri" w:hAnsi="Calibri"/>
        </w:rPr>
      </w:pPr>
      <w:r w:rsidDel="00000000" w:rsidR="00000000" w:rsidRPr="00000000">
        <w:rPr>
          <w:rFonts w:ascii="Calibri" w:cs="Calibri" w:eastAsia="Calibri" w:hAnsi="Calibri"/>
          <w:rtl w:val="0"/>
        </w:rPr>
        <w:t xml:space="preserve">Like Donald, Finney was also quick to suggest that Bitcoin could benefit from a lightweight payment solution on top of its protocol. Besides better scalability, the electronic cash veteran pointed out that this could provide more and even stronger privacy features.</w:t>
      </w:r>
    </w:p>
    <w:p w:rsidR="00000000" w:rsidDel="00000000" w:rsidP="00000000" w:rsidRDefault="00000000" w:rsidRPr="00000000" w14:paraId="00000064">
      <w:pPr>
        <w:spacing w:after="200" w:lineRule="auto"/>
        <w:rPr>
          <w:rFonts w:ascii="Calibri" w:cs="Calibri" w:eastAsia="Calibri" w:hAnsi="Calibri"/>
        </w:rPr>
      </w:pPr>
      <w:r w:rsidDel="00000000" w:rsidR="00000000" w:rsidRPr="00000000">
        <w:rPr>
          <w:rFonts w:ascii="Calibri" w:cs="Calibri" w:eastAsia="Calibri" w:hAnsi="Calibri"/>
          <w:rtl w:val="0"/>
        </w:rPr>
        <w:t xml:space="preserve">“There have also been proposals for building light-weight anonymous payment schemes on top of heavy-weight non-anonymous systems, so Bitcoin could be leveraged to allow for anonymity even beyond the mechanisms discussed in the paper,” he wrote.</w:t>
      </w:r>
      <w:r w:rsidDel="00000000" w:rsidR="00000000" w:rsidRPr="00000000">
        <w:rPr>
          <w:rFonts w:ascii="Calibri" w:cs="Calibri" w:eastAsia="Calibri" w:hAnsi="Calibri"/>
          <w:vertAlign w:val="superscript"/>
        </w:rPr>
        <w:footnoteReference w:customMarkFollows="0" w:id="15"/>
      </w:r>
      <w:r w:rsidDel="00000000" w:rsidR="00000000" w:rsidRPr="00000000">
        <w:rPr>
          <w:rtl w:val="0"/>
        </w:rPr>
      </w:r>
    </w:p>
    <w:p w:rsidR="00000000" w:rsidDel="00000000" w:rsidP="00000000" w:rsidRDefault="00000000" w:rsidRPr="00000000" w14:paraId="00000065">
      <w:pPr>
        <w:spacing w:after="200" w:lineRule="auto"/>
        <w:rPr>
          <w:rFonts w:ascii="Calibri" w:cs="Calibri" w:eastAsia="Calibri" w:hAnsi="Calibri"/>
        </w:rPr>
      </w:pPr>
      <w:r w:rsidDel="00000000" w:rsidR="00000000" w:rsidRPr="00000000">
        <w:rPr>
          <w:rFonts w:ascii="Calibri" w:cs="Calibri" w:eastAsia="Calibri" w:hAnsi="Calibri"/>
          <w:rtl w:val="0"/>
        </w:rPr>
        <w:t xml:space="preserve">Another couple of days later, in a separate email, Finney identified that one source of confusion in the various responses on the mailing list had been that Bitcoin was really two different ideas rolled into one proposal. Bitcoin, he explained, was first of all an attempt to create a globally consistent but decentralized database, which, in turn, was used to realize an electronic cash system. Where different subscribers to the mailing list were more focused on one of these aspects or the other, and emphasized that the aspect they focused on was solved somewhat imperfectly, Bitcoin’s true ingenuity was that it did both, and did so in a way that they complimented each other.</w:t>
      </w:r>
    </w:p>
    <w:p w:rsidR="00000000" w:rsidDel="00000000" w:rsidP="00000000" w:rsidRDefault="00000000" w:rsidRPr="00000000" w14:paraId="00000066">
      <w:pPr>
        <w:spacing w:after="200" w:lineRule="auto"/>
        <w:rPr>
          <w:rFonts w:ascii="Calibri" w:cs="Calibri" w:eastAsia="Calibri" w:hAnsi="Calibri"/>
        </w:rPr>
      </w:pPr>
      <w:r w:rsidDel="00000000" w:rsidR="00000000" w:rsidRPr="00000000">
        <w:rPr>
          <w:rFonts w:ascii="Calibri" w:cs="Calibri" w:eastAsia="Calibri" w:hAnsi="Calibri"/>
          <w:rtl w:val="0"/>
        </w:rPr>
        <w:t xml:space="preserve">“Solving the global, massively decentralized database problem is arguably the harder part,” Finney wrote. “The use of proof-of-work as a tool for this purpose is a novel idea well worth further review IMO.”</w:t>
      </w:r>
    </w:p>
    <w:p w:rsidR="00000000" w:rsidDel="00000000" w:rsidP="00000000" w:rsidRDefault="00000000" w:rsidRPr="00000000" w14:paraId="00000067">
      <w:pPr>
        <w:spacing w:after="200" w:lineRule="auto"/>
        <w:rPr>
          <w:rFonts w:ascii="Calibri" w:cs="Calibri" w:eastAsia="Calibri" w:hAnsi="Calibri"/>
        </w:rPr>
      </w:pPr>
      <w:r w:rsidDel="00000000" w:rsidR="00000000" w:rsidRPr="00000000">
        <w:rPr>
          <w:rFonts w:ascii="Calibri" w:cs="Calibri" w:eastAsia="Calibri" w:hAnsi="Calibri"/>
          <w:rtl w:val="0"/>
        </w:rPr>
        <w:t xml:space="preserve">His own email included some of this review. As he considered the security of the system, he figured that users could keep the network running even if it was simply to support it as a socially useful project, not unlike the types of internet projects where people volunteer computational resources to help medical research or analyze radio signals in search for signs of extraterrestrial life. “In this case it seems to me that simple altruism can suffice to keep the network running properly,” Finney concluded.</w:t>
      </w:r>
      <w:r w:rsidDel="00000000" w:rsidR="00000000" w:rsidRPr="00000000">
        <w:rPr>
          <w:rFonts w:ascii="Calibri" w:cs="Calibri" w:eastAsia="Calibri" w:hAnsi="Calibri"/>
          <w:vertAlign w:val="superscript"/>
        </w:rPr>
        <w:footnoteReference w:customMarkFollows="0" w:id="16"/>
      </w:r>
      <w:r w:rsidDel="00000000" w:rsidR="00000000" w:rsidRPr="00000000">
        <w:rPr>
          <w:rtl w:val="0"/>
        </w:rPr>
      </w:r>
    </w:p>
    <w:p w:rsidR="00000000" w:rsidDel="00000000" w:rsidP="00000000" w:rsidRDefault="00000000" w:rsidRPr="00000000" w14:paraId="00000068">
      <w:pPr>
        <w:spacing w:after="200" w:lineRule="auto"/>
        <w:rPr>
          <w:rFonts w:ascii="Calibri" w:cs="Calibri" w:eastAsia="Calibri" w:hAnsi="Calibri"/>
        </w:rPr>
      </w:pPr>
      <w:r w:rsidDel="00000000" w:rsidR="00000000" w:rsidRPr="00000000">
        <w:rPr>
          <w:rFonts w:ascii="Calibri" w:cs="Calibri" w:eastAsia="Calibri" w:hAnsi="Calibri"/>
          <w:rtl w:val="0"/>
        </w:rPr>
        <w:t xml:space="preserve">Nakamoto agreed.</w:t>
      </w:r>
    </w:p>
    <w:p w:rsidR="00000000" w:rsidDel="00000000" w:rsidP="00000000" w:rsidRDefault="00000000" w:rsidRPr="00000000" w14:paraId="00000069">
      <w:pPr>
        <w:spacing w:after="200" w:lineRule="auto"/>
        <w:rPr>
          <w:rFonts w:ascii="Calibri" w:cs="Calibri" w:eastAsia="Calibri" w:hAnsi="Calibri"/>
        </w:rPr>
      </w:pPr>
      <w:r w:rsidDel="00000000" w:rsidR="00000000" w:rsidRPr="00000000">
        <w:rPr>
          <w:rFonts w:ascii="Calibri" w:cs="Calibri" w:eastAsia="Calibri" w:hAnsi="Calibri"/>
          <w:rtl w:val="0"/>
        </w:rPr>
        <w:t xml:space="preserve">“It's very attractive to the libertarian viewpoint if we can explain it properly,” Bitcoin’s inventor answered. “I'm better with code than with words though.”</w:t>
      </w:r>
      <w:r w:rsidDel="00000000" w:rsidR="00000000" w:rsidRPr="00000000">
        <w:rPr>
          <w:rFonts w:ascii="Calibri" w:cs="Calibri" w:eastAsia="Calibri" w:hAnsi="Calibri"/>
          <w:vertAlign w:val="superscript"/>
        </w:rPr>
        <w:footnoteReference w:customMarkFollows="0" w:id="17"/>
      </w:r>
      <w:r w:rsidDel="00000000" w:rsidR="00000000" w:rsidRPr="00000000">
        <w:rPr>
          <w:rtl w:val="0"/>
        </w:rPr>
      </w:r>
    </w:p>
    <w:p w:rsidR="00000000" w:rsidDel="00000000" w:rsidP="00000000" w:rsidRDefault="00000000" w:rsidRPr="00000000" w14:paraId="0000006A">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Pseudonym</w:t>
      </w:r>
    </w:p>
    <w:p w:rsidR="00000000" w:rsidDel="00000000" w:rsidP="00000000" w:rsidRDefault="00000000" w:rsidRPr="00000000" w14:paraId="0000006B">
      <w:pPr>
        <w:spacing w:after="200" w:lineRule="auto"/>
        <w:rPr>
          <w:rFonts w:ascii="Calibri" w:cs="Calibri" w:eastAsia="Calibri" w:hAnsi="Calibri"/>
        </w:rPr>
      </w:pPr>
      <w:r w:rsidDel="00000000" w:rsidR="00000000" w:rsidRPr="00000000">
        <w:rPr>
          <w:rFonts w:ascii="Calibri" w:cs="Calibri" w:eastAsia="Calibri" w:hAnsi="Calibri"/>
          <w:rtl w:val="0"/>
        </w:rPr>
        <w:t xml:space="preserve">The predominantly skeptical responses to the Bitcoin white paper on the Cryptography mailing list could probably in part be explained because the name of the paper’s author, Satoshi Nakamoto, carried no reputational weight.</w:t>
      </w:r>
    </w:p>
    <w:p w:rsidR="00000000" w:rsidDel="00000000" w:rsidP="00000000" w:rsidRDefault="00000000" w:rsidRPr="00000000" w14:paraId="0000006C">
      <w:pPr>
        <w:spacing w:after="200" w:lineRule="auto"/>
        <w:rPr>
          <w:rFonts w:ascii="Calibri" w:cs="Calibri" w:eastAsia="Calibri" w:hAnsi="Calibri"/>
        </w:rPr>
      </w:pPr>
      <w:r w:rsidDel="00000000" w:rsidR="00000000" w:rsidRPr="00000000">
        <w:rPr>
          <w:rFonts w:ascii="Calibri" w:cs="Calibri" w:eastAsia="Calibri" w:hAnsi="Calibri"/>
          <w:rtl w:val="0"/>
        </w:rPr>
        <w:t xml:space="preserve">No Satoshi Nakamoto had been active on the Cryptography mailing list, the Cypherpunk mailing list, or any other relevant mailing list, and no one by that name had ever shown up to a Cypherpunks meeting. Satoshi Nakamoto hadn’t proposed any digital cash schemes before, and he hadn’t published other cryptography or computer science papers of note either. For all means and purposes, Satoshi Nakamoto was a nobody in Cypherpunk and crypto circles, and any time a nobody had announced a new electronic cash system, it hadn’t amounted to much.</w:t>
      </w:r>
    </w:p>
    <w:p w:rsidR="00000000" w:rsidDel="00000000" w:rsidP="00000000" w:rsidRDefault="00000000" w:rsidRPr="00000000" w14:paraId="0000006D">
      <w:pPr>
        <w:spacing w:after="200" w:lineRule="auto"/>
        <w:rPr>
          <w:rFonts w:ascii="Calibri" w:cs="Calibri" w:eastAsia="Calibri" w:hAnsi="Calibri"/>
        </w:rPr>
      </w:pPr>
      <w:r w:rsidDel="00000000" w:rsidR="00000000" w:rsidRPr="00000000">
        <w:rPr>
          <w:rFonts w:ascii="Calibri" w:cs="Calibri" w:eastAsia="Calibri" w:hAnsi="Calibri"/>
          <w:rtl w:val="0"/>
        </w:rPr>
        <w:t xml:space="preserve">However, the inventor of Bitcoin may have had more experience in the field than he let on. Although most subscribers to the Cryptography mailing list probably presumed that they were contacted by a Japanese man, or at least a man from Japanese descent, “Satoshi Nakamoto” was in actuality almost certainly a pseudonym. Whoever was behind the moniker may well have been one or several of the prominent contributors to the Cryptography mailing list, or the Cypherpunk list before it.</w:t>
      </w:r>
    </w:p>
    <w:p w:rsidR="00000000" w:rsidDel="00000000" w:rsidP="00000000" w:rsidRDefault="00000000" w:rsidRPr="00000000" w14:paraId="0000006E">
      <w:pPr>
        <w:spacing w:after="200" w:lineRule="auto"/>
        <w:rPr>
          <w:rFonts w:ascii="Calibri" w:cs="Calibri" w:eastAsia="Calibri" w:hAnsi="Calibri"/>
        </w:rPr>
      </w:pPr>
      <w:r w:rsidDel="00000000" w:rsidR="00000000" w:rsidRPr="00000000">
        <w:rPr>
          <w:rFonts w:ascii="Calibri" w:cs="Calibri" w:eastAsia="Calibri" w:hAnsi="Calibri"/>
          <w:rtl w:val="0"/>
        </w:rPr>
        <w:t xml:space="preserve">Then again, he, she, or they may have been just as new and inexperienced in the electronic cash domain as their pseudonym suggested.</w:t>
      </w:r>
    </w:p>
    <w:p w:rsidR="00000000" w:rsidDel="00000000" w:rsidP="00000000" w:rsidRDefault="00000000" w:rsidRPr="00000000" w14:paraId="0000006F">
      <w:pPr>
        <w:spacing w:after="200" w:lineRule="auto"/>
        <w:rPr>
          <w:rFonts w:ascii="Calibri" w:cs="Calibri" w:eastAsia="Calibri" w:hAnsi="Calibri"/>
        </w:rPr>
      </w:pPr>
      <w:r w:rsidDel="00000000" w:rsidR="00000000" w:rsidRPr="00000000">
        <w:rPr>
          <w:rFonts w:ascii="Calibri" w:cs="Calibri" w:eastAsia="Calibri" w:hAnsi="Calibri"/>
          <w:rtl w:val="0"/>
        </w:rPr>
        <w:t xml:space="preserve">Whatever the truth may have been, the entity only known as Satoshi Nakamoto didn’t seem particularly bothered by the skeptical responses. Although his white paper was a very succinct overview of the Bitcoin protocol, he acknowledged that he’d left out many functional details. He therefore patiently addressed most of the concerns and confusion about his proposal, and took the time to re-explain whatever parts of the design were perhaps unclear.</w:t>
      </w:r>
    </w:p>
    <w:p w:rsidR="00000000" w:rsidDel="00000000" w:rsidP="00000000" w:rsidRDefault="00000000" w:rsidRPr="00000000" w14:paraId="00000070">
      <w:pPr>
        <w:spacing w:after="200" w:lineRule="auto"/>
        <w:rPr>
          <w:rFonts w:ascii="Calibri" w:cs="Calibri" w:eastAsia="Calibri" w:hAnsi="Calibri"/>
        </w:rPr>
      </w:pPr>
      <w:r w:rsidDel="00000000" w:rsidR="00000000" w:rsidRPr="00000000">
        <w:rPr>
          <w:rFonts w:ascii="Calibri" w:cs="Calibri" w:eastAsia="Calibri" w:hAnsi="Calibri"/>
          <w:rtl w:val="0"/>
        </w:rPr>
        <w:t xml:space="preserve">And even though he hadn’t included every detail in the white paper, he </w:t>
      </w:r>
      <w:r w:rsidDel="00000000" w:rsidR="00000000" w:rsidRPr="00000000">
        <w:rPr>
          <w:rFonts w:ascii="Calibri" w:cs="Calibri" w:eastAsia="Calibri" w:hAnsi="Calibri"/>
          <w:i w:val="1"/>
          <w:iCs w:val="1"/>
          <w:rtl w:val="0"/>
        </w:rPr>
        <w:t xml:space="preserve">had</w:t>
      </w:r>
      <w:r w:rsidDel="00000000" w:rsidR="00000000" w:rsidRPr="00000000">
        <w:rPr>
          <w:rFonts w:ascii="Calibri" w:cs="Calibri" w:eastAsia="Calibri" w:hAnsi="Calibri"/>
          <w:rtl w:val="0"/>
        </w:rPr>
        <w:t xml:space="preserve"> thought about most of them. In one of his email responses, Nakamoto clarified to have gone about designing Bitcoin “backwards”: he’d actually written most of the Bitcoin code even before drafting the white paper.</w:t>
      </w:r>
      <w:r w:rsidDel="00000000" w:rsidR="00000000" w:rsidRPr="00000000">
        <w:rPr>
          <w:rFonts w:ascii="Calibri" w:cs="Calibri" w:eastAsia="Calibri" w:hAnsi="Calibri"/>
          <w:vertAlign w:val="superscript"/>
        </w:rPr>
        <w:footnoteReference w:customMarkFollows="0" w:id="18"/>
      </w:r>
      <w:r w:rsidDel="00000000" w:rsidR="00000000" w:rsidRPr="00000000">
        <w:rPr>
          <w:rtl w:val="0"/>
        </w:rPr>
      </w:r>
    </w:p>
    <w:p w:rsidR="00000000" w:rsidDel="00000000" w:rsidP="00000000" w:rsidRDefault="00000000" w:rsidRPr="00000000" w14:paraId="00000071">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Bitcoin wasn’t just a proposal, like Bit Gold and b-money had been. Satoshi Nakamoto had already spent two years implementing the idea in code. After a little more than two weeks of back-and-forth with the handful of respondents, he offered to send the main files to Cryptography mailing list subscribers on request. The full release, he promised, would follow soon.</w:t>
      </w:r>
    </w:p>
    <w:p w:rsidR="00000000" w:rsidDel="00000000" w:rsidP="00000000" w:rsidRDefault="00000000" w:rsidRPr="00000000" w14:paraId="00000072">
      <w:pPr>
        <w:spacing w:after="200" w:lineRule="auto"/>
        <w:rPr>
          <w:rFonts w:ascii="Calibri" w:cs="Calibri" w:eastAsia="Calibri" w:hAnsi="Calibri"/>
        </w:rPr>
      </w:pPr>
      <w:r w:rsidDel="00000000" w:rsidR="00000000" w:rsidRPr="00000000">
        <w:rPr>
          <w:rFonts w:ascii="Calibri" w:cs="Calibri" w:eastAsia="Calibri" w:hAnsi="Calibri"/>
          <w:rtl w:val="0"/>
        </w:rPr>
        <w:t xml:space="preserve">For list administrator Perry Metzger—another early Cypherpunk—this made it a good time to issue a Bitcoin break.</w:t>
      </w:r>
    </w:p>
    <w:p w:rsidR="00000000" w:rsidDel="00000000" w:rsidP="00000000" w:rsidRDefault="00000000" w:rsidRPr="00000000" w14:paraId="00000073">
      <w:pPr>
        <w:spacing w:after="200" w:lineRule="auto"/>
        <w:rPr>
          <w:rFonts w:ascii="Calibri" w:cs="Calibri" w:eastAsia="Calibri" w:hAnsi="Calibri"/>
        </w:rPr>
      </w:pPr>
      <w:r w:rsidDel="00000000" w:rsidR="00000000" w:rsidRPr="00000000">
        <w:rPr>
          <w:rFonts w:ascii="Calibri" w:cs="Calibri" w:eastAsia="Calibri" w:hAnsi="Calibri"/>
          <w:rtl w:val="0"/>
        </w:rPr>
        <w:t xml:space="preserve">“I'd like to call an end to the bitcoin e-cash discussion for now — a lot of discussion is happening that would be better accomplished by people writing papers at the moment rather than rehashing things back and forth,” Metzger wrote. “Maybe later on when Satoshi (or someone else) writes something detailed up and posts it we could have another round of this.”</w:t>
      </w:r>
      <w:r w:rsidDel="00000000" w:rsidR="00000000" w:rsidRPr="00000000">
        <w:rPr>
          <w:rFonts w:ascii="Calibri" w:cs="Calibri" w:eastAsia="Calibri" w:hAnsi="Calibri"/>
          <w:vertAlign w:val="superscript"/>
        </w:rPr>
        <w:footnoteReference w:customMarkFollows="0" w:id="19"/>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8">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Ray Dillinger, “Bitcoin P2P e-cash paper,” </w:t>
      </w:r>
      <w:r w:rsidDel="00000000" w:rsidR="00000000" w:rsidRPr="00000000">
        <w:rPr>
          <w:sz w:val="20"/>
          <w:szCs w:val="20"/>
          <w:rtl w:val="0"/>
        </w:rPr>
        <w:t xml:space="preserve">originally sent to the Cryptography mailing list, November 6, 2008, Accessed via: </w:t>
      </w:r>
      <w:hyperlink r:id="rId1">
        <w:r w:rsidDel="00000000" w:rsidR="00000000" w:rsidRPr="00000000">
          <w:rPr>
            <w:color w:val="1155cc"/>
            <w:sz w:val="20"/>
            <w:szCs w:val="20"/>
            <w:u w:val="single"/>
            <w:rtl w:val="0"/>
          </w:rPr>
          <w:t xml:space="preserve">https://www.metzdowd.com/pipermail/cryptography/2008-November/014822.html</w:t>
        </w:r>
      </w:hyperlink>
      <w:r w:rsidDel="00000000" w:rsidR="00000000" w:rsidRPr="00000000">
        <w:rPr>
          <w:sz w:val="20"/>
          <w:szCs w:val="20"/>
          <w:rtl w:val="0"/>
        </w:rPr>
        <w:t xml:space="preserve">.</w:t>
      </w:r>
      <w:r w:rsidDel="00000000" w:rsidR="00000000" w:rsidRPr="00000000">
        <w:rPr>
          <w:rtl w:val="0"/>
        </w:rPr>
      </w:r>
    </w:p>
  </w:footnote>
  <w:footnote w:id="9">
    <w:p w:rsidR="00000000" w:rsidDel="00000000" w:rsidP="00000000" w:rsidRDefault="00000000" w:rsidRPr="00000000" w14:paraId="000000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Ray Dillinger, “Bitcoin P2P e-cash paper,” originally sent to the Cryptography mailing list, November 14, 2008, Accessed via: </w:t>
      </w:r>
      <w:hyperlink r:id="rId2">
        <w:r w:rsidDel="00000000" w:rsidR="00000000" w:rsidRPr="00000000">
          <w:rPr>
            <w:color w:val="1155cc"/>
            <w:sz w:val="20"/>
            <w:szCs w:val="20"/>
            <w:u w:val="single"/>
            <w:rtl w:val="0"/>
          </w:rPr>
          <w:t xml:space="preserve">https://www.metzdowd.com/pipermail/cryptography/2008-November/014857.html</w:t>
        </w:r>
      </w:hyperlink>
      <w:r w:rsidDel="00000000" w:rsidR="00000000" w:rsidRPr="00000000">
        <w:rPr>
          <w:sz w:val="20"/>
          <w:szCs w:val="20"/>
          <w:rtl w:val="0"/>
        </w:rPr>
        <w:t xml:space="preserve">.</w:t>
      </w:r>
      <w:r w:rsidDel="00000000" w:rsidR="00000000" w:rsidRPr="00000000">
        <w:rPr>
          <w:rtl w:val="0"/>
        </w:rPr>
      </w:r>
    </w:p>
  </w:footnote>
  <w:footnote w:id="10">
    <w:p w:rsidR="00000000" w:rsidDel="00000000" w:rsidP="00000000" w:rsidRDefault="00000000" w:rsidRPr="00000000" w14:paraId="000000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James A. Donald, “Bitcoin P2P e-cash paper,” </w:t>
      </w:r>
      <w:r w:rsidDel="00000000" w:rsidR="00000000" w:rsidRPr="00000000">
        <w:rPr>
          <w:sz w:val="20"/>
          <w:szCs w:val="20"/>
          <w:rtl w:val="0"/>
        </w:rPr>
        <w:t xml:space="preserve">originally sent to the Cryptography mailing list, November 9, 2008, accessed via: </w:t>
      </w:r>
      <w:hyperlink r:id="rId3">
        <w:r w:rsidDel="00000000" w:rsidR="00000000" w:rsidRPr="00000000">
          <w:rPr>
            <w:color w:val="1155cc"/>
            <w:sz w:val="20"/>
            <w:szCs w:val="20"/>
            <w:u w:val="single"/>
            <w:rtl w:val="0"/>
          </w:rPr>
          <w:t xml:space="preserve">https://www.metzdowd.com/pipermail/cryptography/2008-November/014837.html</w:t>
        </w:r>
      </w:hyperlink>
      <w:r w:rsidDel="00000000" w:rsidR="00000000" w:rsidRPr="00000000">
        <w:rPr>
          <w:sz w:val="20"/>
          <w:szCs w:val="20"/>
          <w:rtl w:val="0"/>
        </w:rPr>
        <w:t xml:space="preserve">.</w:t>
      </w:r>
      <w:r w:rsidDel="00000000" w:rsidR="00000000" w:rsidRPr="00000000">
        <w:rPr>
          <w:rtl w:val="0"/>
        </w:rPr>
      </w:r>
    </w:p>
  </w:footnote>
  <w:footnote w:id="12">
    <w:p w:rsidR="00000000" w:rsidDel="00000000" w:rsidP="00000000" w:rsidRDefault="00000000" w:rsidRPr="00000000" w14:paraId="000000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James A. Donald, “Bitcoin P2P e-cash paper,” originally sent to the Cryptography mailing list, November 9, 2008, accessed via: </w:t>
      </w:r>
      <w:hyperlink r:id="rId4">
        <w:r w:rsidDel="00000000" w:rsidR="00000000" w:rsidRPr="00000000">
          <w:rPr>
            <w:color w:val="1155cc"/>
            <w:sz w:val="20"/>
            <w:szCs w:val="20"/>
            <w:u w:val="single"/>
            <w:rtl w:val="0"/>
          </w:rPr>
          <w:t xml:space="preserve">https://www.metzdowd.com/pipermail/cryptography/2008-November/014841.html</w:t>
        </w:r>
      </w:hyperlink>
      <w:r w:rsidDel="00000000" w:rsidR="00000000" w:rsidRPr="00000000">
        <w:rPr>
          <w:sz w:val="20"/>
          <w:szCs w:val="20"/>
          <w:rtl w:val="0"/>
        </w:rPr>
        <w:t xml:space="preserve">.</w:t>
      </w:r>
      <w:r w:rsidDel="00000000" w:rsidR="00000000" w:rsidRPr="00000000">
        <w:rPr>
          <w:rtl w:val="0"/>
        </w:rPr>
      </w:r>
    </w:p>
  </w:footnote>
  <w:footnote w:id="14">
    <w:p w:rsidR="00000000" w:rsidDel="00000000" w:rsidP="00000000" w:rsidRDefault="00000000" w:rsidRPr="00000000" w14:paraId="000000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“Bitcoin P2P e-cash paper,” originally sent to the Cryptography mailing list, November 7, 2008, accessed via: </w:t>
      </w:r>
      <w:hyperlink r:id="rId5">
        <w:r w:rsidDel="00000000" w:rsidR="00000000" w:rsidRPr="00000000">
          <w:rPr>
            <w:color w:val="1155cc"/>
            <w:sz w:val="20"/>
            <w:szCs w:val="20"/>
            <w:u w:val="single"/>
            <w:rtl w:val="0"/>
          </w:rPr>
          <w:t xml:space="preserve">https://www.metzdowd.com/pipermail/cryptography/2008-November/014827.html</w:t>
        </w:r>
      </w:hyperlink>
      <w:r w:rsidDel="00000000" w:rsidR="00000000" w:rsidRPr="00000000">
        <w:rPr>
          <w:sz w:val="20"/>
          <w:szCs w:val="20"/>
          <w:rtl w:val="0"/>
        </w:rPr>
        <w:t xml:space="preserve">.</w:t>
      </w:r>
      <w:r w:rsidDel="00000000" w:rsidR="00000000" w:rsidRPr="00000000">
        <w:rPr>
          <w:rtl w:val="0"/>
        </w:rPr>
      </w:r>
    </w:p>
  </w:footnote>
  <w:footnote w:id="16">
    <w:p w:rsidR="00000000" w:rsidDel="00000000" w:rsidP="00000000" w:rsidRDefault="00000000" w:rsidRPr="00000000" w14:paraId="000000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“Bitcoin P2P e-cash paper,” originally sent to the Cryptography mailing list, November 13, 2008, accessed via: </w:t>
      </w:r>
      <w:hyperlink r:id="rId6">
        <w:r w:rsidDel="00000000" w:rsidR="00000000" w:rsidRPr="00000000">
          <w:rPr>
            <w:color w:val="1155cc"/>
            <w:sz w:val="20"/>
            <w:szCs w:val="20"/>
            <w:u w:val="single"/>
            <w:rtl w:val="0"/>
          </w:rPr>
          <w:t xml:space="preserve">https://www.metzdowd.com/pipermail/cryptography/2008-November/014848.html</w:t>
        </w:r>
      </w:hyperlink>
      <w:r w:rsidDel="00000000" w:rsidR="00000000" w:rsidRPr="00000000">
        <w:rPr>
          <w:sz w:val="20"/>
          <w:szCs w:val="20"/>
          <w:rtl w:val="0"/>
        </w:rPr>
        <w:t xml:space="preserve">.</w:t>
      </w:r>
      <w:r w:rsidDel="00000000" w:rsidR="00000000" w:rsidRPr="00000000">
        <w:rPr>
          <w:rtl w:val="0"/>
        </w:rPr>
      </w:r>
    </w:p>
  </w:footnote>
  <w:footnote w:id="17">
    <w:p w:rsidR="00000000" w:rsidDel="00000000" w:rsidP="00000000" w:rsidRDefault="00000000" w:rsidRPr="00000000" w14:paraId="000000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Satoshi Nakamoto, “Bitcoin P2P e-cash paper,” originally sent to the Cryptography mailing list, November 14, 2008, accessed via: </w:t>
      </w:r>
      <w:hyperlink r:id="rId7">
        <w:r w:rsidDel="00000000" w:rsidR="00000000" w:rsidRPr="00000000">
          <w:rPr>
            <w:color w:val="1155cc"/>
            <w:sz w:val="20"/>
            <w:szCs w:val="20"/>
            <w:u w:val="single"/>
            <w:rtl w:val="0"/>
          </w:rPr>
          <w:t xml:space="preserve">https://www.metzdowd.com/pipermail/cryptography/2008-November/014853.html</w:t>
        </w:r>
      </w:hyperlink>
      <w:r w:rsidDel="00000000" w:rsidR="00000000" w:rsidRPr="00000000">
        <w:rPr>
          <w:sz w:val="20"/>
          <w:szCs w:val="20"/>
          <w:rtl w:val="0"/>
        </w:rPr>
        <w:t xml:space="preserve">.</w:t>
      </w:r>
      <w:r w:rsidDel="00000000" w:rsidR="00000000" w:rsidRPr="00000000">
        <w:rPr>
          <w:rtl w:val="0"/>
        </w:rPr>
      </w:r>
    </w:p>
  </w:footnote>
  <w:footnote w:id="18">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Satoshi Nakamoto, “Bitcoin P2P e-cash paper,” originally sent to the Cryptography mailing list, November 8, 2008, accessed via: </w:t>
      </w:r>
      <w:hyperlink r:id="rId8">
        <w:r w:rsidDel="00000000" w:rsidR="00000000" w:rsidRPr="00000000">
          <w:rPr>
            <w:color w:val="1155cc"/>
            <w:sz w:val="20"/>
            <w:szCs w:val="20"/>
            <w:u w:val="single"/>
            <w:rtl w:val="0"/>
          </w:rPr>
          <w:t xml:space="preserve">https://www.metzdowd.com/pipermail/cryptography/2008-November/014832.html</w:t>
        </w:r>
      </w:hyperlink>
      <w:r w:rsidDel="00000000" w:rsidR="00000000" w:rsidRPr="00000000">
        <w:rPr>
          <w:sz w:val="20"/>
          <w:szCs w:val="20"/>
          <w:rtl w:val="0"/>
        </w:rPr>
        <w:t xml:space="preserve">.</w:t>
      </w:r>
      <w:r w:rsidDel="00000000" w:rsidR="00000000" w:rsidRPr="00000000">
        <w:rPr>
          <w:rtl w:val="0"/>
        </w:rPr>
      </w:r>
    </w:p>
  </w:footnote>
  <w:footnote w:id="19">
    <w:p w:rsidR="00000000" w:rsidDel="00000000" w:rsidP="00000000" w:rsidRDefault="00000000" w:rsidRPr="00000000" w14:paraId="000000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Perry E. Metzger, “ADMIN: end of bitcoin discussion for now,” originally sent to the Cryptography mailing list, November 17, 2008, accessed via: </w:t>
      </w:r>
      <w:hyperlink r:id="rId9">
        <w:r w:rsidDel="00000000" w:rsidR="00000000" w:rsidRPr="00000000">
          <w:rPr>
            <w:color w:val="1155cc"/>
            <w:sz w:val="20"/>
            <w:szCs w:val="20"/>
            <w:u w:val="single"/>
            <w:rtl w:val="0"/>
          </w:rPr>
          <w:t xml:space="preserve">https://www.metzdowd.com/pipermail/cryptography/2008-November/014867.html</w:t>
        </w:r>
      </w:hyperlink>
      <w:r w:rsidDel="00000000" w:rsidR="00000000" w:rsidRPr="00000000">
        <w:rPr>
          <w:sz w:val="20"/>
          <w:szCs w:val="20"/>
          <w:rtl w:val="0"/>
        </w:rPr>
        <w:t xml:space="preserve">.</w:t>
      </w:r>
      <w:r w:rsidDel="00000000" w:rsidR="00000000" w:rsidRPr="00000000">
        <w:rPr>
          <w:rtl w:val="0"/>
        </w:rPr>
      </w:r>
    </w:p>
  </w:footnote>
  <w:footnote w:id="7">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Satoshi Nakamoto, “Bitcoin P2P e-cash paper,” originally sent to the Cryptography mailing list, November 6, 2008, accessed via: </w:t>
      </w:r>
      <w:hyperlink r:id="rId10">
        <w:r w:rsidDel="00000000" w:rsidR="00000000" w:rsidRPr="00000000">
          <w:rPr>
            <w:color w:val="1155cc"/>
            <w:sz w:val="20"/>
            <w:szCs w:val="20"/>
            <w:u w:val="single"/>
            <w:rtl w:val="0"/>
          </w:rPr>
          <w:t xml:space="preserve">https://www.metzdowd.com/pipermail/cryptography/2008-November/014823.html</w:t>
        </w:r>
      </w:hyperlink>
      <w:r w:rsidDel="00000000" w:rsidR="00000000" w:rsidRPr="00000000">
        <w:rPr>
          <w:sz w:val="20"/>
          <w:szCs w:val="20"/>
          <w:rtl w:val="0"/>
        </w:rPr>
        <w:t xml:space="preserve">. </w:t>
      </w:r>
    </w:p>
  </w:footnote>
  <w:footnote w:id="0">
    <w:p w:rsidR="00000000" w:rsidDel="00000000" w:rsidP="00000000" w:rsidRDefault="00000000" w:rsidRPr="00000000" w14:paraId="000000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Satoshi Nakamoto and Wei Dai, “Wei Dai/Satoshi Nakamoto 2009 Bitcoin emails,” gwern.net, last modified September 14, 2017, </w:t>
      </w:r>
      <w:hyperlink r:id="rId11">
        <w:r w:rsidDel="00000000" w:rsidR="00000000" w:rsidRPr="00000000">
          <w:rPr>
            <w:color w:val="1155cc"/>
            <w:sz w:val="20"/>
            <w:szCs w:val="20"/>
            <w:u w:val="single"/>
            <w:rtl w:val="0"/>
          </w:rPr>
          <w:t xml:space="preserve">https://gwern.net/doc/bitcoin/2008-nakamoto</w:t>
        </w:r>
      </w:hyperlink>
      <w:r w:rsidDel="00000000" w:rsidR="00000000" w:rsidRPr="00000000">
        <w:rPr>
          <w:sz w:val="20"/>
          <w:szCs w:val="20"/>
          <w:rtl w:val="0"/>
        </w:rPr>
        <w:t xml:space="preserve">. </w:t>
      </w:r>
    </w:p>
  </w:footnote>
  <w:footnote w:id="2">
    <w:p w:rsidR="00000000" w:rsidDel="00000000" w:rsidP="00000000" w:rsidRDefault="00000000" w:rsidRPr="00000000" w14:paraId="000000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Satoshi Nakamoto, “Bitcoin P2P e-cash paper.” Originally sent to the Cryptography mailing list. October 31, 2008. Accessed via: </w:t>
      </w:r>
      <w:hyperlink r:id="rId12">
        <w:r w:rsidDel="00000000" w:rsidR="00000000" w:rsidRPr="00000000">
          <w:rPr>
            <w:color w:val="1155cc"/>
            <w:sz w:val="20"/>
            <w:szCs w:val="20"/>
            <w:u w:val="single"/>
            <w:rtl w:val="0"/>
          </w:rPr>
          <w:t xml:space="preserve">https://www.metzdowd.com/pipermail/cryptography/2008-October/014810.html</w:t>
        </w:r>
      </w:hyperlink>
      <w:r w:rsidDel="00000000" w:rsidR="00000000" w:rsidRPr="00000000">
        <w:rPr>
          <w:sz w:val="20"/>
          <w:szCs w:val="20"/>
          <w:rtl w:val="0"/>
        </w:rPr>
        <w:t xml:space="preserve">. </w:t>
      </w:r>
    </w:p>
  </w:footnote>
  <w:footnote w:id="3">
    <w:p w:rsidR="00000000" w:rsidDel="00000000" w:rsidP="00000000" w:rsidRDefault="00000000" w:rsidRPr="00000000" w14:paraId="0000008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Satoshi Nakamoto, “Bitcoin: A Peer-to-Peer Electronic Cash System” (2008), available via: </w:t>
      </w:r>
      <w:hyperlink r:id="rId13">
        <w:r w:rsidDel="00000000" w:rsidR="00000000" w:rsidRPr="00000000">
          <w:rPr>
            <w:color w:val="1155cc"/>
            <w:sz w:val="20"/>
            <w:szCs w:val="20"/>
            <w:u w:val="single"/>
            <w:rtl w:val="0"/>
          </w:rPr>
          <w:t xml:space="preserve">https://bitcoin.org/bitcoin.pdf</w:t>
        </w:r>
      </w:hyperlink>
      <w:r w:rsidDel="00000000" w:rsidR="00000000" w:rsidRPr="00000000">
        <w:rPr>
          <w:sz w:val="20"/>
          <w:szCs w:val="20"/>
          <w:rtl w:val="0"/>
        </w:rPr>
        <w:t xml:space="preserve"> </w:t>
      </w:r>
    </w:p>
  </w:footnote>
  <w:footnote w:id="4">
    <w:p w:rsidR="00000000" w:rsidDel="00000000" w:rsidP="00000000" w:rsidRDefault="00000000" w:rsidRPr="00000000" w14:paraId="0000008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James A. Donald, “</w:t>
      </w:r>
      <w:r w:rsidDel="00000000" w:rsidR="00000000" w:rsidRPr="00000000">
        <w:rPr>
          <w:sz w:val="20"/>
          <w:szCs w:val="20"/>
          <w:rtl w:val="0"/>
        </w:rPr>
        <w:t xml:space="preserve">Bitcoin P2P e-cash paper,” </w:t>
      </w:r>
      <w:r w:rsidDel="00000000" w:rsidR="00000000" w:rsidRPr="00000000">
        <w:rPr>
          <w:sz w:val="20"/>
          <w:szCs w:val="20"/>
          <w:rtl w:val="0"/>
        </w:rPr>
        <w:t xml:space="preserve">originally sent to the Cryptography mailing list, November 2, 2008, accessed via: </w:t>
      </w:r>
      <w:hyperlink r:id="rId14">
        <w:r w:rsidDel="00000000" w:rsidR="00000000" w:rsidRPr="00000000">
          <w:rPr>
            <w:color w:val="1155cc"/>
            <w:sz w:val="20"/>
            <w:szCs w:val="20"/>
            <w:u w:val="single"/>
            <w:rtl w:val="0"/>
          </w:rPr>
          <w:t xml:space="preserve">https://www.metzdowd.com/pipermail/cryptography/2008-November/014814.html</w:t>
        </w:r>
      </w:hyperlink>
      <w:r w:rsidDel="00000000" w:rsidR="00000000" w:rsidRPr="00000000">
        <w:rPr>
          <w:sz w:val="20"/>
          <w:szCs w:val="20"/>
          <w:rtl w:val="0"/>
        </w:rPr>
        <w:t xml:space="preserve">. </w:t>
      </w:r>
    </w:p>
  </w:footnote>
  <w:footnote w:id="11">
    <w:p w:rsidR="00000000" w:rsidDel="00000000" w:rsidP="00000000" w:rsidRDefault="00000000" w:rsidRPr="00000000" w14:paraId="0000008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Ray Dillinger, “Bitcoin P2P e-cash paper,” originally sent to the Cryptography mailing list, November 15, 2008, accessed via: </w:t>
      </w:r>
      <w:hyperlink r:id="rId15">
        <w:r w:rsidDel="00000000" w:rsidR="00000000" w:rsidRPr="00000000">
          <w:rPr>
            <w:color w:val="1155cc"/>
            <w:sz w:val="20"/>
            <w:szCs w:val="20"/>
            <w:u w:val="single"/>
            <w:rtl w:val="0"/>
          </w:rPr>
          <w:t xml:space="preserve">https://www.metzdowd.com/pipermail/cryptography/2008-November/014859.html</w:t>
        </w:r>
      </w:hyperlink>
      <w:r w:rsidDel="00000000" w:rsidR="00000000" w:rsidRPr="00000000">
        <w:rPr>
          <w:sz w:val="20"/>
          <w:szCs w:val="20"/>
          <w:rtl w:val="0"/>
        </w:rPr>
        <w:t xml:space="preserve">. </w:t>
      </w:r>
    </w:p>
  </w:footnote>
  <w:footnote w:id="13">
    <w:p w:rsidR="00000000" w:rsidDel="00000000" w:rsidP="00000000" w:rsidRDefault="00000000" w:rsidRPr="00000000" w14:paraId="0000008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John Levine, “Bitcoin P2P e-cash paper,” originally sent to the Cryptography mailing list, November 3, 2008, accessed via: </w:t>
      </w:r>
      <w:hyperlink r:id="rId16">
        <w:r w:rsidDel="00000000" w:rsidR="00000000" w:rsidRPr="00000000">
          <w:rPr>
            <w:color w:val="1155cc"/>
            <w:sz w:val="20"/>
            <w:szCs w:val="20"/>
            <w:u w:val="single"/>
            <w:rtl w:val="0"/>
          </w:rPr>
          <w:t xml:space="preserve">https://www.metzdowd.com/pipermail/cryptography/2008-November/014817.html</w:t>
        </w:r>
      </w:hyperlink>
      <w:r w:rsidDel="00000000" w:rsidR="00000000" w:rsidRPr="00000000">
        <w:rPr>
          <w:sz w:val="20"/>
          <w:szCs w:val="20"/>
          <w:rtl w:val="0"/>
        </w:rPr>
        <w:t xml:space="preserve">. </w:t>
      </w:r>
    </w:p>
  </w:footnote>
  <w:footnote w:id="15">
    <w:p w:rsidR="00000000" w:rsidDel="00000000" w:rsidP="00000000" w:rsidRDefault="00000000" w:rsidRPr="00000000" w14:paraId="0000008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“Bitcoin P2P e-cash paper,” originally sent to the Cryptography mailing list, November 7, 2008, accessed via: </w:t>
      </w:r>
      <w:hyperlink r:id="rId17">
        <w:r w:rsidDel="00000000" w:rsidR="00000000" w:rsidRPr="00000000">
          <w:rPr>
            <w:color w:val="1155cc"/>
            <w:sz w:val="20"/>
            <w:szCs w:val="20"/>
            <w:u w:val="single"/>
            <w:rtl w:val="0"/>
          </w:rPr>
          <w:t xml:space="preserve">https://www.metzdowd.com/pipermail/cryptography/2008-November/014827.html</w:t>
        </w:r>
      </w:hyperlink>
      <w:r w:rsidDel="00000000" w:rsidR="00000000" w:rsidRPr="00000000">
        <w:rPr>
          <w:sz w:val="20"/>
          <w:szCs w:val="20"/>
          <w:rtl w:val="0"/>
        </w:rPr>
        <w:t xml:space="preserve">.</w:t>
      </w:r>
    </w:p>
  </w:footnote>
  <w:footnote w:id="5">
    <w:p w:rsidR="00000000" w:rsidDel="00000000" w:rsidP="00000000" w:rsidRDefault="00000000" w:rsidRPr="00000000" w14:paraId="000000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Satoshi Nakamoto, “Bitcoin P2P e-cash paper,” </w:t>
      </w:r>
      <w:r w:rsidDel="00000000" w:rsidR="00000000" w:rsidRPr="00000000">
        <w:rPr>
          <w:sz w:val="20"/>
          <w:szCs w:val="20"/>
          <w:rtl w:val="0"/>
        </w:rPr>
        <w:t xml:space="preserve">originally sent to the Cryptography mailing list, November 2, 2008, accessed via: </w:t>
      </w:r>
      <w:hyperlink r:id="rId18">
        <w:r w:rsidDel="00000000" w:rsidR="00000000" w:rsidRPr="00000000">
          <w:rPr>
            <w:color w:val="1155cc"/>
            <w:sz w:val="20"/>
            <w:szCs w:val="20"/>
            <w:u w:val="single"/>
            <w:rtl w:val="0"/>
          </w:rPr>
          <w:t xml:space="preserve">https://www.metzdowd.com/pipermail/cryptography/2008-November/014815.html</w:t>
        </w:r>
      </w:hyperlink>
      <w:r w:rsidDel="00000000" w:rsidR="00000000" w:rsidRPr="00000000">
        <w:rPr>
          <w:sz w:val="20"/>
          <w:szCs w:val="20"/>
          <w:rtl w:val="0"/>
        </w:rPr>
        <w:t xml:space="preserve">. </w:t>
      </w:r>
      <w:r w:rsidDel="00000000" w:rsidR="00000000" w:rsidRPr="00000000">
        <w:rPr>
          <w:rtl w:val="0"/>
        </w:rPr>
      </w:r>
    </w:p>
  </w:footnote>
  <w:footnote w:id="1">
    <w:p w:rsidR="00000000" w:rsidDel="00000000" w:rsidP="00000000" w:rsidRDefault="00000000" w:rsidRPr="00000000" w14:paraId="000000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Nakamoto and Dai, “Wei Dai/Satoshi Nakamoto 2009 Bitcoin emails.”</w:t>
      </w:r>
    </w:p>
  </w:footnote>
  <w:footnote w:id="6">
    <w:p w:rsidR="00000000" w:rsidDel="00000000" w:rsidP="00000000" w:rsidRDefault="00000000" w:rsidRPr="00000000" w14:paraId="000000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James A. Donald, “Bitcoin P2P e-cash paper,” originally sent to the Cryptography mailing list, November 3, 2008 accessed via: </w:t>
      </w:r>
      <w:hyperlink r:id="rId19">
        <w:r w:rsidDel="00000000" w:rsidR="00000000" w:rsidRPr="00000000">
          <w:rPr>
            <w:color w:val="1155cc"/>
            <w:sz w:val="20"/>
            <w:szCs w:val="20"/>
            <w:u w:val="single"/>
            <w:rtl w:val="0"/>
          </w:rPr>
          <w:t xml:space="preserve">https://www.metzdowd.com/pipermail/cryptography/2008-November/014819.html</w:t>
        </w:r>
      </w:hyperlink>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1" Type="http://schemas.openxmlformats.org/officeDocument/2006/relationships/hyperlink" Target="https://gwern.net/doc/bitcoin/2008-nakamoto" TargetMode="External"/><Relationship Id="rId10" Type="http://schemas.openxmlformats.org/officeDocument/2006/relationships/hyperlink" Target="https://www.metzdowd.com/pipermail/cryptography/2008-November/014823.html" TargetMode="External"/><Relationship Id="rId13" Type="http://schemas.openxmlformats.org/officeDocument/2006/relationships/hyperlink" Target="https://bitcoin.org/bitcoin.pdf" TargetMode="External"/><Relationship Id="rId12" Type="http://schemas.openxmlformats.org/officeDocument/2006/relationships/hyperlink" Target="https://www.metzdowd.com/pipermail/cryptography/2008-October/014810.html" TargetMode="External"/><Relationship Id="rId1" Type="http://schemas.openxmlformats.org/officeDocument/2006/relationships/hyperlink" Target="https://www.metzdowd.com/pipermail/cryptography/2008-November/014822.html" TargetMode="External"/><Relationship Id="rId2" Type="http://schemas.openxmlformats.org/officeDocument/2006/relationships/hyperlink" Target="https://www.metzdowd.com/pipermail/cryptography/2008-November/014857.html" TargetMode="External"/><Relationship Id="rId3" Type="http://schemas.openxmlformats.org/officeDocument/2006/relationships/hyperlink" Target="https://www.metzdowd.com/pipermail/cryptography/2008-November/014837.html" TargetMode="External"/><Relationship Id="rId4" Type="http://schemas.openxmlformats.org/officeDocument/2006/relationships/hyperlink" Target="https://www.metzdowd.com/pipermail/cryptography/2008-November/014841.html" TargetMode="External"/><Relationship Id="rId9" Type="http://schemas.openxmlformats.org/officeDocument/2006/relationships/hyperlink" Target="https://www.metzdowd.com/pipermail/cryptography/2008-November/014867.html" TargetMode="External"/><Relationship Id="rId15" Type="http://schemas.openxmlformats.org/officeDocument/2006/relationships/hyperlink" Target="https://www.metzdowd.com/pipermail/cryptography/2008-November/014859.html" TargetMode="External"/><Relationship Id="rId14" Type="http://schemas.openxmlformats.org/officeDocument/2006/relationships/hyperlink" Target="https://www.metzdowd.com/pipermail/cryptography/2008-November/014814.html" TargetMode="External"/><Relationship Id="rId17" Type="http://schemas.openxmlformats.org/officeDocument/2006/relationships/hyperlink" Target="https://www.metzdowd.com/pipermail/cryptography/2008-November/014827.html" TargetMode="External"/><Relationship Id="rId16" Type="http://schemas.openxmlformats.org/officeDocument/2006/relationships/hyperlink" Target="https://www.metzdowd.com/pipermail/cryptography/2008-November/014817.html" TargetMode="External"/><Relationship Id="rId5" Type="http://schemas.openxmlformats.org/officeDocument/2006/relationships/hyperlink" Target="https://www.metzdowd.com/pipermail/cryptography/2008-November/014827.html" TargetMode="External"/><Relationship Id="rId19" Type="http://schemas.openxmlformats.org/officeDocument/2006/relationships/hyperlink" Target="https://www.metzdowd.com/pipermail/cryptography/2008-November/014819.html" TargetMode="External"/><Relationship Id="rId6" Type="http://schemas.openxmlformats.org/officeDocument/2006/relationships/hyperlink" Target="https://www.metzdowd.com/pipermail/cryptography/2008-November/014848.html" TargetMode="External"/><Relationship Id="rId18" Type="http://schemas.openxmlformats.org/officeDocument/2006/relationships/hyperlink" Target="https://www.metzdowd.com/pipermail/cryptography/2008-November/014815.html" TargetMode="External"/><Relationship Id="rId7" Type="http://schemas.openxmlformats.org/officeDocument/2006/relationships/hyperlink" Target="https://www.metzdowd.com/pipermail/cryptography/2008-November/014853.html" TargetMode="External"/><Relationship Id="rId8" Type="http://schemas.openxmlformats.org/officeDocument/2006/relationships/hyperlink" Target="https://www.metzdowd.com/pipermail/cryptography/2008-November/01483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