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Chapter 10: Hashcash</w:t>
      </w:r>
    </w:p>
    <w:p w:rsidR="00000000" w:rsidDel="00000000" w:rsidP="00000000" w:rsidRDefault="00000000" w:rsidRPr="00000000" w14:paraId="00000002">
      <w:pPr>
        <w:spacing w:after="200" w:lineRule="auto"/>
        <w:rPr>
          <w:rFonts w:ascii="Calibri" w:cs="Calibri" w:eastAsia="Calibri" w:hAnsi="Calibri"/>
        </w:rPr>
      </w:pPr>
      <w:r w:rsidDel="00000000" w:rsidR="00000000" w:rsidRPr="00000000">
        <w:rPr>
          <w:rFonts w:ascii="Calibri" w:cs="Calibri" w:eastAsia="Calibri" w:hAnsi="Calibri"/>
          <w:rtl w:val="0"/>
        </w:rPr>
        <w:t xml:space="preserve">G</w:t>
      </w:r>
      <w:r w:rsidDel="00000000" w:rsidR="00000000" w:rsidRPr="00000000">
        <w:rPr>
          <w:rFonts w:ascii="Calibri" w:cs="Calibri" w:eastAsia="Calibri" w:hAnsi="Calibri"/>
          <w:rtl w:val="0"/>
        </w:rPr>
        <w:t xml:space="preserve">rowing up in the East Midlands of England, Adam Back had at thirteen years old saved enough money to buy the popular Sinclair ZX81 home computer. First released in January 1981, the black </w:t>
      </w:r>
      <w:commentRangeStart w:id="0"/>
      <w:r w:rsidDel="00000000" w:rsidR="00000000" w:rsidRPr="00000000">
        <w:rPr>
          <w:rFonts w:ascii="Calibri" w:cs="Calibri" w:eastAsia="Calibri" w:hAnsi="Calibri"/>
          <w:rtl w:val="0"/>
        </w:rPr>
        <w:t xml:space="preserve">fax machine-sized</w:t>
      </w:r>
      <w:commentRangeEnd w:id="0"/>
      <w:r w:rsidDel="00000000" w:rsidR="00000000" w:rsidRPr="00000000">
        <w:commentReference w:id="0"/>
      </w:r>
      <w:r w:rsidDel="00000000" w:rsidR="00000000" w:rsidRPr="00000000">
        <w:rPr>
          <w:rFonts w:ascii="Calibri" w:cs="Calibri" w:eastAsia="Calibri" w:hAnsi="Calibri"/>
          <w:rtl w:val="0"/>
        </w:rPr>
        <w:t xml:space="preserve"> device with built-in keyboard could be plugged into his family’s home television set, bringing its 8-bit magic to the boy’s fingertips right in the middle of his own living room.</w:t>
      </w:r>
    </w:p>
    <w:p w:rsidR="00000000" w:rsidDel="00000000" w:rsidP="00000000" w:rsidRDefault="00000000" w:rsidRPr="00000000" w14:paraId="00000003">
      <w:pPr>
        <w:spacing w:after="200" w:lineRule="auto"/>
        <w:rPr>
          <w:rFonts w:ascii="Calibri" w:cs="Calibri" w:eastAsia="Calibri" w:hAnsi="Calibri"/>
        </w:rPr>
      </w:pPr>
      <w:r w:rsidDel="00000000" w:rsidR="00000000" w:rsidRPr="00000000">
        <w:rPr>
          <w:rFonts w:ascii="Calibri" w:cs="Calibri" w:eastAsia="Calibri" w:hAnsi="Calibri"/>
          <w:rtl w:val="0"/>
        </w:rPr>
        <w:t xml:space="preserve">As he played with the machine in his after-school hours—besides actual video games, this could also just mean having it do calculations to achieve some effect he found interesting—the young Adam Back became fascinated with the potential of computing.</w:t>
      </w:r>
    </w:p>
    <w:p w:rsidR="00000000" w:rsidDel="00000000" w:rsidP="00000000" w:rsidRDefault="00000000" w:rsidRPr="00000000" w14:paraId="00000004">
      <w:pPr>
        <w:spacing w:after="200" w:lineRule="auto"/>
        <w:rPr>
          <w:rFonts w:ascii="Calibri" w:cs="Calibri" w:eastAsia="Calibri" w:hAnsi="Calibri"/>
        </w:rPr>
      </w:pPr>
      <w:r w:rsidDel="00000000" w:rsidR="00000000" w:rsidRPr="00000000">
        <w:rPr>
          <w:rFonts w:ascii="Calibri" w:cs="Calibri" w:eastAsia="Calibri" w:hAnsi="Calibri"/>
          <w:rtl w:val="0"/>
        </w:rPr>
        <w:t xml:space="preserve">And he had a knack for it, too. Lacking a native assembler to turn human-readable source code into machine-readable binaries (ones and zeroes), the youngster figured out how to code one up for the ZX81 himself. It required him to reverse-engineer the most basic inner workings of the computer, even having to convert binaries back to source code to understand how other programs worked.</w:t>
      </w:r>
    </w:p>
    <w:p w:rsidR="00000000" w:rsidDel="00000000" w:rsidP="00000000" w:rsidRDefault="00000000" w:rsidRPr="00000000" w14:paraId="00000005">
      <w:pPr>
        <w:spacing w:after="200" w:lineRule="auto"/>
        <w:rPr>
          <w:rFonts w:ascii="Calibri" w:cs="Calibri" w:eastAsia="Calibri" w:hAnsi="Calibri"/>
        </w:rPr>
      </w:pPr>
      <w:r w:rsidDel="00000000" w:rsidR="00000000" w:rsidRPr="00000000">
        <w:rPr>
          <w:rFonts w:ascii="Calibri" w:cs="Calibri" w:eastAsia="Calibri" w:hAnsi="Calibri"/>
          <w:rtl w:val="0"/>
        </w:rPr>
        <w:t xml:space="preserve">By the time Back headed to college around age sixteen, he’d gained an advanced grasp of the operation of computers, and he knew that this was the field he wanted to keep exploring. Although computer science wasn’t a formal course at his school at the time, the campus did have a computer lab. Back gratefully made use of the facility, often spending long days in the lab teaching himself more advanced programming languages.</w:t>
      </w:r>
    </w:p>
    <w:p w:rsidR="00000000" w:rsidDel="00000000" w:rsidP="00000000" w:rsidRDefault="00000000" w:rsidRPr="00000000" w14:paraId="00000006">
      <w:pPr>
        <w:spacing w:after="200" w:lineRule="auto"/>
        <w:rPr>
          <w:rFonts w:ascii="Calibri" w:cs="Calibri" w:eastAsia="Calibri" w:hAnsi="Calibri"/>
        </w:rPr>
      </w:pPr>
      <w:r w:rsidDel="00000000" w:rsidR="00000000" w:rsidRPr="00000000">
        <w:rPr>
          <w:rFonts w:ascii="Calibri" w:cs="Calibri" w:eastAsia="Calibri" w:hAnsi="Calibri"/>
          <w:rtl w:val="0"/>
        </w:rPr>
        <w:t xml:space="preserve">After college, Back went on to study computer science at the University of Exeter, in the southwest of England. During his studies, he became particularly interested in distributed computing, where several computers connect through a network to collaborate on the same problem, typically by dividing the problem into smaller parts (“parallel computing”).</w:t>
      </w:r>
    </w:p>
    <w:p w:rsidR="00000000" w:rsidDel="00000000" w:rsidP="00000000" w:rsidRDefault="00000000" w:rsidRPr="00000000" w14:paraId="00000007">
      <w:pPr>
        <w:spacing w:after="200" w:lineRule="auto"/>
        <w:rPr>
          <w:rFonts w:ascii="Calibri" w:cs="Calibri" w:eastAsia="Calibri" w:hAnsi="Calibri"/>
        </w:rPr>
      </w:pPr>
      <w:r w:rsidDel="00000000" w:rsidR="00000000" w:rsidRPr="00000000">
        <w:rPr>
          <w:rFonts w:ascii="Calibri" w:cs="Calibri" w:eastAsia="Calibri" w:hAnsi="Calibri"/>
          <w:rtl w:val="0"/>
        </w:rPr>
        <w:t xml:space="preserve">Intrinsically motivated to master the curriculum, Back would regularly top his class throughout his three years as undergraduate student, which would by the early 1990s set him up to really pursue his interest in-depth. At twenty-one years old, the University of Exeter allowed him to skip his Masters, and accepted Back straight into a PhD program focused entirely on distributed computing. For the next four years, he’d study various coordination methods for networked computers—and their potential failure modes.</w:t>
      </w:r>
    </w:p>
    <w:p w:rsidR="00000000" w:rsidDel="00000000" w:rsidP="00000000" w:rsidRDefault="00000000" w:rsidRPr="00000000" w14:paraId="00000008">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 here that Back was introduced to long-standing challenges in distributed computing like the </w:t>
      </w:r>
      <w:r w:rsidDel="00000000" w:rsidR="00000000" w:rsidRPr="00000000">
        <w:rPr>
          <w:rFonts w:ascii="Calibri" w:cs="Calibri" w:eastAsia="Calibri" w:hAnsi="Calibri"/>
          <w:rtl w:val="0"/>
        </w:rPr>
        <w:t xml:space="preserve">Byzantine Generals Problem</w:t>
      </w:r>
      <w:r w:rsidDel="00000000" w:rsidR="00000000" w:rsidRPr="00000000">
        <w:rPr>
          <w:rFonts w:ascii="Calibri" w:cs="Calibri" w:eastAsia="Calibri" w:hAnsi="Calibri"/>
          <w:rtl w:val="0"/>
        </w:rPr>
        <w:t xml:space="preserve">, which computer scientists had struggled with since the late 1970s. The essence of this problem was that coordination across multiple computers could be tricky on open networks, where malicious (or even just unintentionally unreliable) nodes could join and frustrate the efforts of honest participants to reach a consensus.</w:t>
      </w:r>
    </w:p>
    <w:p w:rsidR="00000000" w:rsidDel="00000000" w:rsidP="00000000" w:rsidRDefault="00000000" w:rsidRPr="00000000" w14:paraId="00000009">
      <w:pPr>
        <w:spacing w:after="200" w:lineRule="auto"/>
        <w:rPr>
          <w:rFonts w:ascii="Calibri" w:cs="Calibri" w:eastAsia="Calibri" w:hAnsi="Calibri"/>
        </w:rPr>
      </w:pPr>
      <w:r w:rsidDel="00000000" w:rsidR="00000000" w:rsidRPr="00000000">
        <w:rPr>
          <w:rFonts w:ascii="Calibri" w:cs="Calibri" w:eastAsia="Calibri" w:hAnsi="Calibri"/>
          <w:rtl w:val="0"/>
        </w:rPr>
        <w:t xml:space="preserve">The classic allegory, first described by computer scientist Leslie Lamport, was that of a group of (indeed) Byzantine generals surrounding a city.</w:t>
      </w:r>
      <w:r w:rsidDel="00000000" w:rsidR="00000000" w:rsidRPr="00000000">
        <w:rPr>
          <w:rFonts w:ascii="Calibri" w:cs="Calibri" w:eastAsia="Calibri" w:hAnsi="Calibri"/>
          <w:vertAlign w:val="superscript"/>
        </w:rPr>
        <w:footnoteReference w:customMarkFollows="0" w:id="0"/>
      </w:r>
      <w:r w:rsidDel="00000000" w:rsidR="00000000" w:rsidRPr="00000000">
        <w:rPr>
          <w:rFonts w:ascii="Calibri" w:cs="Calibri" w:eastAsia="Calibri" w:hAnsi="Calibri"/>
          <w:rtl w:val="0"/>
        </w:rPr>
        <w:t xml:space="preserve"> As each of them staked out the situation, they’d communicate through messengers to coordinate whether to attack or retreat. Although either of these options would be acceptable, they’d have to all agree on which option to take; it would be a disaster if some of the generals were to attack, while others decide to retreat.</w:t>
      </w:r>
    </w:p>
    <w:p w:rsidR="00000000" w:rsidDel="00000000" w:rsidP="00000000" w:rsidRDefault="00000000" w:rsidRPr="00000000" w14:paraId="0000000A">
      <w:pPr>
        <w:spacing w:after="200" w:lineRule="auto"/>
        <w:rPr>
          <w:rFonts w:ascii="Calibri" w:cs="Calibri" w:eastAsia="Calibri" w:hAnsi="Calibri"/>
        </w:rPr>
      </w:pPr>
      <w:r w:rsidDel="00000000" w:rsidR="00000000" w:rsidRPr="00000000">
        <w:rPr>
          <w:rFonts w:ascii="Calibri" w:cs="Calibri" w:eastAsia="Calibri" w:hAnsi="Calibri"/>
          <w:rtl w:val="0"/>
        </w:rPr>
        <w:t xml:space="preserve">The problem, however, is that there are also some treacherous generals (and/or treacherous messengers, depending on the version of the allegory), who might send conflicting messages—“attack” or “retreat”—to various generals, causing discord. Since instant communication across different parties is impossible, some would see one instruction first (“attack”), while others would initially see the other instruction (“retreat”).</w:t>
      </w:r>
    </w:p>
    <w:p w:rsidR="00000000" w:rsidDel="00000000" w:rsidP="00000000" w:rsidRDefault="00000000" w:rsidRPr="00000000" w14:paraId="0000000B">
      <w:pPr>
        <w:spacing w:after="200" w:lineRule="auto"/>
        <w:rPr>
          <w:rFonts w:ascii="Calibri" w:cs="Calibri" w:eastAsia="Calibri" w:hAnsi="Calibri"/>
        </w:rPr>
      </w:pPr>
      <w:r w:rsidDel="00000000" w:rsidR="00000000" w:rsidRPr="00000000">
        <w:rPr>
          <w:rFonts w:ascii="Calibri" w:cs="Calibri" w:eastAsia="Calibri" w:hAnsi="Calibri"/>
          <w:rtl w:val="0"/>
        </w:rPr>
        <w:t xml:space="preserve">The challenge, therefore, was to design a protocol that each honest participant could independently follow, so that they would all reach the same conclusion, whether that would be the conclusion to attack a city or not, or find consensus on how to coordinate some shared computational task.</w:t>
      </w:r>
    </w:p>
    <w:p w:rsidR="00000000" w:rsidDel="00000000" w:rsidP="00000000" w:rsidRDefault="00000000" w:rsidRPr="00000000" w14:paraId="0000000C">
      <w:pPr>
        <w:spacing w:after="200" w:lineRule="auto"/>
        <w:rPr>
          <w:rFonts w:ascii="Calibri" w:cs="Calibri" w:eastAsia="Calibri" w:hAnsi="Calibri"/>
        </w:rPr>
      </w:pPr>
      <w:r w:rsidDel="00000000" w:rsidR="00000000" w:rsidRPr="00000000">
        <w:rPr>
          <w:rFonts w:ascii="Calibri" w:cs="Calibri" w:eastAsia="Calibri" w:hAnsi="Calibri"/>
          <w:rtl w:val="0"/>
        </w:rPr>
        <w:t xml:space="preserve">These were the types of challenges that Adam Back loved to rack his brain on.</w:t>
      </w:r>
    </w:p>
    <w:p w:rsidR="00000000" w:rsidDel="00000000" w:rsidP="00000000" w:rsidRDefault="00000000" w:rsidRPr="00000000" w14:paraId="0000000D">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Cypherpunk</w:t>
      </w:r>
    </w:p>
    <w:p w:rsidR="00000000" w:rsidDel="00000000" w:rsidP="00000000" w:rsidRDefault="00000000" w:rsidRPr="00000000" w14:paraId="0000000E">
      <w:pPr>
        <w:spacing w:after="200" w:lineRule="auto"/>
        <w:rPr>
          <w:rFonts w:ascii="Calibri" w:cs="Calibri" w:eastAsia="Calibri" w:hAnsi="Calibri"/>
        </w:rPr>
      </w:pPr>
      <w:r w:rsidDel="00000000" w:rsidR="00000000" w:rsidRPr="00000000">
        <w:rPr>
          <w:rFonts w:ascii="Calibri" w:cs="Calibri" w:eastAsia="Calibri" w:hAnsi="Calibri"/>
          <w:rtl w:val="0"/>
        </w:rPr>
        <w:t xml:space="preserve">As a PhD candidate, Back got acquainted with a Masters student at the same university who was trying to optimize the RSA encryption protocol for parallel computing. It seemed like an interesting project to Back, and close to his own field of research, so he decided to help. This meant that he had to familiarize himself with the RSA algorithm, which in turn also led him to study Phil Zimmermann’s new PGP project.</w:t>
      </w:r>
    </w:p>
    <w:p w:rsidR="00000000" w:rsidDel="00000000" w:rsidP="00000000" w:rsidRDefault="00000000" w:rsidRPr="00000000" w14:paraId="0000000F">
      <w:pPr>
        <w:spacing w:after="200" w:lineRule="auto"/>
        <w:rPr>
          <w:rFonts w:ascii="Calibri" w:cs="Calibri" w:eastAsia="Calibri" w:hAnsi="Calibri"/>
        </w:rPr>
      </w:pPr>
      <w:r w:rsidDel="00000000" w:rsidR="00000000" w:rsidRPr="00000000">
        <w:rPr>
          <w:rFonts w:ascii="Calibri" w:cs="Calibri" w:eastAsia="Calibri" w:hAnsi="Calibri"/>
          <w:rtl w:val="0"/>
        </w:rPr>
        <w:t xml:space="preserve">By now</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Back had also developed an interest in free markets, and he was sympathetic to anarcho-capitalism. The hyper-libertarian ideology in which all functions of the state are entirely replaced by market-based solutions resembled the future society described in one of his favorite books: cyberpunk classic </w:t>
      </w:r>
      <w:r w:rsidDel="00000000" w:rsidR="00000000" w:rsidRPr="00000000">
        <w:rPr>
          <w:rFonts w:ascii="Calibri" w:cs="Calibri" w:eastAsia="Calibri" w:hAnsi="Calibri"/>
          <w:i w:val="1"/>
          <w:iCs w:val="1"/>
          <w:rtl w:val="0"/>
        </w:rPr>
        <w:t xml:space="preserve">Snow Crash</w:t>
      </w:r>
      <w:r w:rsidDel="00000000" w:rsidR="00000000" w:rsidRPr="00000000">
        <w:rPr>
          <w:rFonts w:ascii="Calibri" w:cs="Calibri" w:eastAsia="Calibri" w:hAnsi="Calibri"/>
          <w:rtl w:val="0"/>
        </w:rPr>
        <w:t xml:space="preserve">.</w:t>
      </w:r>
    </w:p>
    <w:p w:rsidR="00000000" w:rsidDel="00000000" w:rsidP="00000000" w:rsidRDefault="00000000" w:rsidRPr="00000000" w14:paraId="00000010">
      <w:pPr>
        <w:spacing w:after="200" w:lineRule="auto"/>
        <w:rPr>
          <w:rFonts w:ascii="Calibri" w:cs="Calibri" w:eastAsia="Calibri" w:hAnsi="Calibri"/>
        </w:rPr>
      </w:pPr>
      <w:r w:rsidDel="00000000" w:rsidR="00000000" w:rsidRPr="00000000">
        <w:rPr>
          <w:rFonts w:ascii="Calibri" w:cs="Calibri" w:eastAsia="Calibri" w:hAnsi="Calibri"/>
          <w:rtl w:val="0"/>
        </w:rPr>
        <w:t xml:space="preserve">As such, Back found the cryptographic tools he was learning about very interesting on a sociological level.</w:t>
      </w:r>
    </w:p>
    <w:p w:rsidR="00000000" w:rsidDel="00000000" w:rsidP="00000000" w:rsidRDefault="00000000" w:rsidRPr="00000000" w14:paraId="00000011">
      <w:pPr>
        <w:spacing w:after="200" w:lineRule="auto"/>
        <w:rPr>
          <w:rFonts w:ascii="Calibri" w:cs="Calibri" w:eastAsia="Calibri" w:hAnsi="Calibri"/>
        </w:rPr>
      </w:pPr>
      <w:r w:rsidDel="00000000" w:rsidR="00000000" w:rsidRPr="00000000">
        <w:rPr>
          <w:rFonts w:ascii="Calibri" w:cs="Calibri" w:eastAsia="Calibri" w:hAnsi="Calibri"/>
          <w:rtl w:val="0"/>
        </w:rPr>
        <w:t xml:space="preserve">“Less privacy is a bad thing in market economics terms, because as privacy takes a downward spiral, which leads to ever increasing government intervention, increasing sizes of governments, fascism, etc. the free market economy will go to hell,” he would later explain. “Poverty, and food shortages will result, a la the former USSR, which is slowly recovering from the decline caused by statist, facist [sic] policies.”</w:t>
      </w:r>
      <w:r w:rsidDel="00000000" w:rsidR="00000000" w:rsidRPr="00000000">
        <w:rPr>
          <w:rFonts w:ascii="Calibri" w:cs="Calibri" w:eastAsia="Calibri" w:hAnsi="Calibri"/>
          <w:vertAlign w:val="superscript"/>
        </w:rPr>
        <w:footnoteReference w:customMarkFollows="0" w:id="1"/>
      </w:r>
      <w:r w:rsidDel="00000000" w:rsidR="00000000" w:rsidRPr="00000000">
        <w:rPr>
          <w:rtl w:val="0"/>
        </w:rPr>
      </w:r>
    </w:p>
    <w:p w:rsidR="00000000" w:rsidDel="00000000" w:rsidP="00000000" w:rsidRDefault="00000000" w:rsidRPr="00000000" w14:paraId="00000012">
      <w:pPr>
        <w:spacing w:after="200" w:lineRule="auto"/>
        <w:rPr>
          <w:rFonts w:ascii="Calibri" w:cs="Calibri" w:eastAsia="Calibri" w:hAnsi="Calibri"/>
        </w:rPr>
      </w:pPr>
      <w:r w:rsidDel="00000000" w:rsidR="00000000" w:rsidRPr="00000000">
        <w:rPr>
          <w:rFonts w:ascii="Calibri" w:cs="Calibri" w:eastAsia="Calibri" w:hAnsi="Calibri"/>
          <w:rtl w:val="0"/>
        </w:rPr>
        <w:t xml:space="preserve">Additionally, the graduate student was quick to realize that these kinds of technologies could offer individuals the means to exercise fundamental rights, like freedom of speech and freedom of assembly. In essence, Back found that cryptography could have significant implications for the balance of power between individuals and the state.</w:t>
      </w:r>
    </w:p>
    <w:p w:rsidR="00000000" w:rsidDel="00000000" w:rsidP="00000000" w:rsidRDefault="00000000" w:rsidRPr="00000000" w14:paraId="00000013">
      <w:pPr>
        <w:spacing w:after="200" w:lineRule="auto"/>
        <w:rPr>
          <w:rFonts w:ascii="Calibri" w:cs="Calibri" w:eastAsia="Calibri" w:hAnsi="Calibri"/>
        </w:rPr>
      </w:pPr>
      <w:r w:rsidDel="00000000" w:rsidR="00000000" w:rsidRPr="00000000">
        <w:rPr>
          <w:rFonts w:ascii="Calibri" w:cs="Calibri" w:eastAsia="Calibri" w:hAnsi="Calibri"/>
          <w:rtl w:val="0"/>
        </w:rPr>
        <w:t xml:space="preserve">As he went looking for places on the internet to discuss these kinds of topics, the young PhD candidate from Exeter learned that he wasn’t the only one to have come to this realization.</w:t>
      </w:r>
    </w:p>
    <w:p w:rsidR="00000000" w:rsidDel="00000000" w:rsidP="00000000" w:rsidRDefault="00000000" w:rsidRPr="00000000" w14:paraId="00000014">
      <w:pPr>
        <w:spacing w:after="200" w:lineRule="auto"/>
        <w:rPr>
          <w:rFonts w:ascii="Calibri" w:cs="Calibri" w:eastAsia="Calibri" w:hAnsi="Calibri"/>
        </w:rPr>
      </w:pPr>
      <w:r w:rsidDel="00000000" w:rsidR="00000000" w:rsidRPr="00000000">
        <w:rPr>
          <w:rFonts w:ascii="Calibri" w:cs="Calibri" w:eastAsia="Calibri" w:hAnsi="Calibri"/>
          <w:rtl w:val="0"/>
        </w:rPr>
        <w:t xml:space="preserve">Halfway around the world, the Cypherpunks had just started organizing their regular meetings and—more importantly—launched the Cypherpunks mailing list. A coder since a young age, Back was very inspired by their motive of writing software to have a positive social impact, and was quick to subscribe.</w:t>
      </w:r>
    </w:p>
    <w:p w:rsidR="00000000" w:rsidDel="00000000" w:rsidP="00000000" w:rsidRDefault="00000000" w:rsidRPr="00000000" w14:paraId="00000015">
      <w:pPr>
        <w:spacing w:after="200" w:lineRule="auto"/>
        <w:rPr>
          <w:rFonts w:ascii="Calibri" w:cs="Calibri" w:eastAsia="Calibri" w:hAnsi="Calibri"/>
        </w:rPr>
      </w:pPr>
      <w:r w:rsidDel="00000000" w:rsidR="00000000" w:rsidRPr="00000000">
        <w:rPr>
          <w:rFonts w:ascii="Calibri" w:cs="Calibri" w:eastAsia="Calibri" w:hAnsi="Calibri"/>
          <w:rtl w:val="0"/>
        </w:rPr>
        <w:t xml:space="preserve">“That was an interesting outlet,” Back later recalled his first interactions with the Cypherpunks mailing list, “because people were working on other things [than] PGP, other things you could build with encryption and cryptography. I spent a good part of my PhD actually not working on distributed systems but learning about cryptography protocols, mainly with an applied interest to think about what a given cryptography paper would enable you to build.”</w:t>
      </w:r>
      <w:r w:rsidDel="00000000" w:rsidR="00000000" w:rsidRPr="00000000">
        <w:rPr>
          <w:rFonts w:ascii="Calibri" w:cs="Calibri" w:eastAsia="Calibri" w:hAnsi="Calibri"/>
          <w:vertAlign w:val="superscript"/>
        </w:rPr>
        <w:footnoteReference w:customMarkFollows="0" w:id="2"/>
      </w:r>
      <w:r w:rsidDel="00000000" w:rsidR="00000000" w:rsidRPr="00000000">
        <w:rPr>
          <w:rtl w:val="0"/>
        </w:rPr>
      </w:r>
    </w:p>
    <w:p w:rsidR="00000000" w:rsidDel="00000000" w:rsidP="00000000" w:rsidRDefault="00000000" w:rsidRPr="00000000" w14:paraId="00000016">
      <w:pPr>
        <w:spacing w:after="200" w:lineRule="auto"/>
        <w:rPr>
          <w:rFonts w:ascii="Calibri" w:cs="Calibri" w:eastAsia="Calibri" w:hAnsi="Calibri"/>
        </w:rPr>
      </w:pPr>
      <w:r w:rsidDel="00000000" w:rsidR="00000000" w:rsidRPr="00000000">
        <w:rPr>
          <w:rFonts w:ascii="Calibri" w:cs="Calibri" w:eastAsia="Calibri" w:hAnsi="Calibri"/>
          <w:rtl w:val="0"/>
        </w:rPr>
        <w:t xml:space="preserve">Back would over the years become one of the more active participants on this list, sometimes contributing dozens of emails in a single month. He was passionate about philosophical topics like </w:t>
      </w:r>
      <w:r w:rsidDel="00000000" w:rsidR="00000000" w:rsidRPr="00000000">
        <w:rPr>
          <w:rFonts w:ascii="Calibri" w:cs="Calibri" w:eastAsia="Calibri" w:hAnsi="Calibri"/>
          <w:rtl w:val="0"/>
        </w:rPr>
        <w:t xml:space="preserve">privacy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free speech,</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libertarianism,</w:t>
      </w:r>
      <w:r w:rsidDel="00000000" w:rsidR="00000000" w:rsidRPr="00000000">
        <w:rPr>
          <w:rFonts w:ascii="Calibri" w:cs="Calibri" w:eastAsia="Calibri" w:hAnsi="Calibri"/>
          <w:rtl w:val="0"/>
        </w:rPr>
        <w:t xml:space="preserve"> and engaged in in-depth technical discussions pertaining to </w:t>
      </w:r>
      <w:r w:rsidDel="00000000" w:rsidR="00000000" w:rsidRPr="00000000">
        <w:rPr>
          <w:rFonts w:ascii="Calibri" w:cs="Calibri" w:eastAsia="Calibri" w:hAnsi="Calibri"/>
          <w:rtl w:val="0"/>
        </w:rPr>
        <w:t xml:space="preserve">anonymous remailers</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rtl w:val="0"/>
        </w:rPr>
        <w:t xml:space="preserve">encrypted file systems—</w:t>
      </w:r>
      <w:r w:rsidDel="00000000" w:rsidR="00000000" w:rsidRPr="00000000">
        <w:rPr>
          <w:rFonts w:ascii="Calibri" w:cs="Calibri" w:eastAsia="Calibri" w:hAnsi="Calibri"/>
          <w:rtl w:val="0"/>
        </w:rPr>
        <w:t xml:space="preserve">technologies to which he contributed as well.</w:t>
      </w:r>
    </w:p>
    <w:p w:rsidR="00000000" w:rsidDel="00000000" w:rsidP="00000000" w:rsidRDefault="00000000" w:rsidRPr="00000000" w14:paraId="00000017">
      <w:pPr>
        <w:spacing w:after="200" w:lineRule="auto"/>
        <w:rPr>
          <w:rFonts w:ascii="Calibri" w:cs="Calibri" w:eastAsia="Calibri" w:hAnsi="Calibri"/>
        </w:rPr>
      </w:pPr>
      <w:r w:rsidDel="00000000" w:rsidR="00000000" w:rsidRPr="00000000">
        <w:rPr>
          <w:rFonts w:ascii="Calibri" w:cs="Calibri" w:eastAsia="Calibri" w:hAnsi="Calibri"/>
          <w:rtl w:val="0"/>
        </w:rPr>
        <w:t xml:space="preserve">Back also engaged with the crypto wars that broke out not too long after he joined the mailing list, and was in some ways very directly affected by it. When the United States government regulated cryptography under the US Munitions List, Americans were by law no longer allowed to share, say, the RSA algorithm with Back—or with any of his countrymen. (In the case of RSA, Back of course already knew the algorithm.)</w:t>
      </w:r>
    </w:p>
    <w:p w:rsidR="00000000" w:rsidDel="00000000" w:rsidP="00000000" w:rsidRDefault="00000000" w:rsidRPr="00000000" w14:paraId="00000018">
      <w:pPr>
        <w:spacing w:after="200" w:lineRule="auto"/>
        <w:rPr>
          <w:rFonts w:ascii="Calibri" w:cs="Calibri" w:eastAsia="Calibri" w:hAnsi="Calibri"/>
        </w:rPr>
      </w:pPr>
      <w:r w:rsidDel="00000000" w:rsidR="00000000" w:rsidRPr="00000000">
        <w:rPr>
          <w:rFonts w:ascii="Calibri" w:cs="Calibri" w:eastAsia="Calibri" w:hAnsi="Calibri"/>
          <w:rtl w:val="0"/>
        </w:rPr>
        <w:t xml:space="preserve">The ban struck a chord with the newfound Cypherpunk. He believed that the cryptographic protocols in question really just allowed individuals to exercise the rights they should already have on a legal basis: if private conversations are allowed, why should public key cryptography not be? And perhaps even more importantly, cryptography was ultimately just math. Back found it both absurd and worrying that the US essentially made sharing certain numbers and equations illegal.</w:t>
      </w:r>
    </w:p>
    <w:p w:rsidR="00000000" w:rsidDel="00000000" w:rsidP="00000000" w:rsidRDefault="00000000" w:rsidRPr="00000000" w14:paraId="00000019">
      <w:pPr>
        <w:spacing w:after="200" w:lineRule="auto"/>
        <w:rPr>
          <w:rFonts w:ascii="Calibri" w:cs="Calibri" w:eastAsia="Calibri" w:hAnsi="Calibri"/>
        </w:rPr>
      </w:pPr>
      <w:r w:rsidDel="00000000" w:rsidR="00000000" w:rsidRPr="00000000">
        <w:rPr>
          <w:rFonts w:ascii="Calibri" w:cs="Calibri" w:eastAsia="Calibri" w:hAnsi="Calibri"/>
          <w:rtl w:val="0"/>
        </w:rPr>
        <w:t xml:space="preserve">It inspired the British Cypherpunk to prove his point in a unique way. In line with the activist ethos of the group, Back produced “ammunition” shirts: black t-shirts with the RSA protocol printed on them in white letters. According to the law, anyone wearing Back’s apparel while crossing the border to exit the United States was technically a munitions exporter. He would sell the shirts to his fellow-Cypherpunks and, fittingly, accepted DigiCash’s pilot currency CyberBucks as payment.</w:t>
      </w:r>
    </w:p>
    <w:p w:rsidR="00000000" w:rsidDel="00000000" w:rsidP="00000000" w:rsidRDefault="00000000" w:rsidRPr="00000000" w14:paraId="0000001A">
      <w:pPr>
        <w:spacing w:after="200" w:lineRule="auto"/>
        <w:rPr>
          <w:rFonts w:ascii="Calibri" w:cs="Calibri" w:eastAsia="Calibri" w:hAnsi="Calibri"/>
        </w:rPr>
      </w:pPr>
      <w:r w:rsidDel="00000000" w:rsidR="00000000" w:rsidRPr="00000000">
        <w:rPr>
          <w:rFonts w:ascii="Calibri" w:cs="Calibri" w:eastAsia="Calibri" w:hAnsi="Calibri"/>
          <w:rtl w:val="0"/>
        </w:rPr>
        <w:t xml:space="preserve">Fittingly, because perhaps more than anything else Adam Back was very interested in </w:t>
      </w:r>
      <w:r w:rsidDel="00000000" w:rsidR="00000000" w:rsidRPr="00000000">
        <w:rPr>
          <w:rFonts w:ascii="Calibri" w:cs="Calibri" w:eastAsia="Calibri" w:hAnsi="Calibri"/>
          <w:rtl w:val="0"/>
        </w:rPr>
        <w:t xml:space="preserve">electronic cash</w:t>
      </w:r>
      <w:r w:rsidDel="00000000" w:rsidR="00000000" w:rsidRPr="00000000">
        <w:rPr>
          <w:rFonts w:ascii="Calibri" w:cs="Calibri" w:eastAsia="Calibri" w:hAnsi="Calibri"/>
          <w:rtl w:val="0"/>
        </w:rPr>
        <w:t xml:space="preserve">.</w:t>
      </w:r>
    </w:p>
    <w:p w:rsidR="00000000" w:rsidDel="00000000" w:rsidP="00000000" w:rsidRDefault="00000000" w:rsidRPr="00000000" w14:paraId="0000001B">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Taking Action</w:t>
      </w:r>
    </w:p>
    <w:p w:rsidR="00000000" w:rsidDel="00000000" w:rsidP="00000000" w:rsidRDefault="00000000" w:rsidRPr="00000000" w14:paraId="0000001C">
      <w:pPr>
        <w:spacing w:after="200" w:lineRule="auto"/>
        <w:rPr>
          <w:rFonts w:ascii="Calibri" w:cs="Calibri" w:eastAsia="Calibri" w:hAnsi="Calibri"/>
        </w:rPr>
      </w:pPr>
      <w:r w:rsidDel="00000000" w:rsidR="00000000" w:rsidRPr="00000000">
        <w:rPr>
          <w:rFonts w:ascii="Calibri" w:cs="Calibri" w:eastAsia="Calibri" w:hAnsi="Calibri"/>
          <w:rtl w:val="0"/>
        </w:rPr>
        <w:t xml:space="preserve">When Adam Back joined the Cypherpunks mailing list, DigiCash was really the only game in town when it came to anonymous digital currency. But progress on eCash was moving slower than he and many others would have liked.</w:t>
      </w:r>
    </w:p>
    <w:p w:rsidR="00000000" w:rsidDel="00000000" w:rsidP="00000000" w:rsidRDefault="00000000" w:rsidRPr="00000000" w14:paraId="0000001D">
      <w:pPr>
        <w:spacing w:after="200" w:lineRule="auto"/>
        <w:rPr>
          <w:rFonts w:ascii="Calibri" w:cs="Calibri" w:eastAsia="Calibri" w:hAnsi="Calibri"/>
        </w:rPr>
      </w:pPr>
      <w:r w:rsidDel="00000000" w:rsidR="00000000" w:rsidRPr="00000000">
        <w:rPr>
          <w:rFonts w:ascii="Calibri" w:cs="Calibri" w:eastAsia="Calibri" w:hAnsi="Calibri"/>
          <w:rtl w:val="0"/>
        </w:rPr>
        <w:t xml:space="preserve">Back shared the Cypherpunks’ assessment that this was to a large extent because David Chaum was using his patents to keep his technology exclusive. He found that DigiCash’s policy of convoluted licensing schemes and restrictions on what users could and couldn’t do with the eCash technology was preventing hackers and tinkerers from playing around with and improving the technology, and technical progress had all but grinded to a halt.</w:t>
      </w:r>
    </w:p>
    <w:p w:rsidR="00000000" w:rsidDel="00000000" w:rsidP="00000000" w:rsidRDefault="00000000" w:rsidRPr="00000000" w14:paraId="0000001E">
      <w:pPr>
        <w:spacing w:after="200" w:lineRule="auto"/>
        <w:rPr>
          <w:rFonts w:ascii="Calibri" w:cs="Calibri" w:eastAsia="Calibri" w:hAnsi="Calibri"/>
        </w:rPr>
      </w:pPr>
      <w:r w:rsidDel="00000000" w:rsidR="00000000" w:rsidRPr="00000000">
        <w:rPr>
          <w:rFonts w:ascii="Calibri" w:cs="Calibri" w:eastAsia="Calibri" w:hAnsi="Calibri"/>
          <w:rtl w:val="0"/>
        </w:rPr>
        <w:t xml:space="preserve">Succinctly encapsulating the Cypherpunk philosophy, Back wasn’t one to sit around and wait until things changed, however.</w:t>
      </w:r>
    </w:p>
    <w:p w:rsidR="00000000" w:rsidDel="00000000" w:rsidP="00000000" w:rsidRDefault="00000000" w:rsidRPr="00000000" w14:paraId="0000001F">
      <w:pPr>
        <w:spacing w:after="200" w:lineRule="auto"/>
        <w:rPr>
          <w:rFonts w:ascii="Calibri" w:cs="Calibri" w:eastAsia="Calibri" w:hAnsi="Calibri"/>
        </w:rPr>
      </w:pPr>
      <w:r w:rsidDel="00000000" w:rsidR="00000000" w:rsidRPr="00000000">
        <w:rPr>
          <w:rFonts w:ascii="Calibri" w:cs="Calibri" w:eastAsia="Calibri" w:hAnsi="Calibri"/>
          <w:rtl w:val="0"/>
        </w:rPr>
        <w:t xml:space="preserve">In the hopes that it would help speed things up, Back initially wrote software libraries (source code to be used by other developers) for both eCash and Brands Cash, the latter being an eCash-inspired electronic cash system designed by former DigiCash employee Stefan Brands. While he was at it, Back also figured out how to extend Brands’s system to facilitate offline transactions, with no need to check with the bank for double-spends for each payment. (Though when Back discussed his solution with Brands, it turned out that someone else had already solved that problem before him.)</w:t>
      </w:r>
    </w:p>
    <w:p w:rsidR="00000000" w:rsidDel="00000000" w:rsidP="00000000" w:rsidRDefault="00000000" w:rsidRPr="00000000" w14:paraId="00000020">
      <w:pPr>
        <w:spacing w:after="200" w:lineRule="auto"/>
        <w:rPr>
          <w:rFonts w:ascii="Calibri" w:cs="Calibri" w:eastAsia="Calibri" w:hAnsi="Calibri"/>
        </w:rPr>
      </w:pPr>
      <w:r w:rsidDel="00000000" w:rsidR="00000000" w:rsidRPr="00000000">
        <w:rPr>
          <w:rFonts w:ascii="Calibri" w:cs="Calibri" w:eastAsia="Calibri" w:hAnsi="Calibri"/>
          <w:rtl w:val="0"/>
        </w:rPr>
        <w:t xml:space="preserve">When eCash still wasn’t really taking off by the mid-90s, however, Adam Back started to grow rather impatient.</w:t>
      </w:r>
    </w:p>
    <w:p w:rsidR="00000000" w:rsidDel="00000000" w:rsidP="00000000" w:rsidRDefault="00000000" w:rsidRPr="00000000" w14:paraId="00000021">
      <w:pPr>
        <w:spacing w:after="200" w:lineRule="auto"/>
        <w:rPr>
          <w:rFonts w:ascii="Calibri" w:cs="Calibri" w:eastAsia="Calibri" w:hAnsi="Calibri"/>
        </w:rPr>
      </w:pPr>
      <w:r w:rsidDel="00000000" w:rsidR="00000000" w:rsidRPr="00000000">
        <w:rPr>
          <w:rFonts w:ascii="Calibri" w:cs="Calibri" w:eastAsia="Calibri" w:hAnsi="Calibri"/>
          <w:rtl w:val="0"/>
        </w:rPr>
        <w:t xml:space="preserve">“Blind signature technology has been around for a long time now, and there is not one on-line instance of a practical real world use of this technology,” Back wrote to the Cypherpunks mailing list in October 1995, frustrated.</w:t>
      </w:r>
      <w:r w:rsidDel="00000000" w:rsidR="00000000" w:rsidRPr="00000000">
        <w:rPr>
          <w:rFonts w:ascii="Calibri" w:cs="Calibri" w:eastAsia="Calibri" w:hAnsi="Calibri"/>
          <w:vertAlign w:val="superscript"/>
        </w:rPr>
        <w:footnoteReference w:customMarkFollows="0" w:id="3"/>
      </w:r>
      <w:r w:rsidDel="00000000" w:rsidR="00000000" w:rsidRPr="00000000">
        <w:rPr>
          <w:rtl w:val="0"/>
        </w:rPr>
      </w:r>
    </w:p>
    <w:p w:rsidR="00000000" w:rsidDel="00000000" w:rsidP="00000000" w:rsidRDefault="00000000" w:rsidRPr="00000000" w14:paraId="00000022">
      <w:pPr>
        <w:spacing w:after="200" w:lineRule="auto"/>
        <w:rPr>
          <w:rFonts w:ascii="Calibri" w:cs="Calibri" w:eastAsia="Calibri" w:hAnsi="Calibri"/>
        </w:rPr>
      </w:pPr>
      <w:r w:rsidDel="00000000" w:rsidR="00000000" w:rsidRPr="00000000">
        <w:rPr>
          <w:rFonts w:ascii="Calibri" w:cs="Calibri" w:eastAsia="Calibri" w:hAnsi="Calibri"/>
          <w:rtl w:val="0"/>
        </w:rPr>
        <w:t xml:space="preserve">He saw that non-anonymous internet payment systems were quickly claiming market share, which meant that the future of digital transactions was drifting in a dangerous direction. Once these privacy-violating alternatives would entrench themselves into people’s habits as their standard online payment solutions, he believed it would be significantly harder to get internet users to switch to anonymous digital cash.</w:t>
      </w:r>
    </w:p>
    <w:p w:rsidR="00000000" w:rsidDel="00000000" w:rsidP="00000000" w:rsidRDefault="00000000" w:rsidRPr="00000000" w14:paraId="00000023">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 time to take action. Since he wasn’t confident in DigiCash’s progress, and no one else seemed to be working on viable eCash alternatives, Back concluded that the fastest route to success was perhaps to play ball with Chaum. He proposed that a group of Cypherpunks could found a startup bank, and actually license the technology from DigiCash to issue fiat currency-backed eCash themselves.</w:t>
      </w:r>
    </w:p>
    <w:p w:rsidR="00000000" w:rsidDel="00000000" w:rsidP="00000000" w:rsidRDefault="00000000" w:rsidRPr="00000000" w14:paraId="00000024">
      <w:pPr>
        <w:spacing w:after="200" w:lineRule="auto"/>
        <w:rPr>
          <w:rFonts w:ascii="Calibri" w:cs="Calibri" w:eastAsia="Calibri" w:hAnsi="Calibri"/>
        </w:rPr>
      </w:pPr>
      <w:r w:rsidDel="00000000" w:rsidR="00000000" w:rsidRPr="00000000">
        <w:rPr>
          <w:rFonts w:ascii="Calibri" w:cs="Calibri" w:eastAsia="Calibri" w:hAnsi="Calibri"/>
          <w:rtl w:val="0"/>
        </w:rPr>
        <w:t xml:space="preserve">“I'm serious, and would want to invest in it,” Back made clear on the Cypherpunks mailing list. “So what say? 1st digicash bank, ‘run’, and owned by a group of cypherpunks?”</w:t>
      </w:r>
      <w:r w:rsidDel="00000000" w:rsidR="00000000" w:rsidRPr="00000000">
        <w:rPr>
          <w:rFonts w:ascii="Calibri" w:cs="Calibri" w:eastAsia="Calibri" w:hAnsi="Calibri"/>
          <w:vertAlign w:val="superscript"/>
        </w:rPr>
        <w:footnoteReference w:customMarkFollows="0" w:id="4"/>
      </w:r>
      <w:r w:rsidDel="00000000" w:rsidR="00000000" w:rsidRPr="00000000">
        <w:rPr>
          <w:rtl w:val="0"/>
        </w:rPr>
      </w:r>
    </w:p>
    <w:p w:rsidR="00000000" w:rsidDel="00000000" w:rsidP="00000000" w:rsidRDefault="00000000" w:rsidRPr="00000000" w14:paraId="00000025">
      <w:pPr>
        <w:spacing w:after="200" w:lineRule="auto"/>
        <w:rPr>
          <w:rFonts w:ascii="Calibri" w:cs="Calibri" w:eastAsia="Calibri" w:hAnsi="Calibri"/>
        </w:rPr>
      </w:pPr>
      <w:r w:rsidDel="00000000" w:rsidR="00000000" w:rsidRPr="00000000">
        <w:rPr>
          <w:rFonts w:ascii="Calibri" w:cs="Calibri" w:eastAsia="Calibri" w:hAnsi="Calibri"/>
          <w:rtl w:val="0"/>
        </w:rPr>
        <w:t xml:space="preserve">The only person who replied to his proposal pointed out that this plan probably wouldn’t work either: after all, Chaum didn’t want to license his technology to a band of Cypherpunks.</w:t>
      </w:r>
      <w:r w:rsidDel="00000000" w:rsidR="00000000" w:rsidRPr="00000000">
        <w:rPr>
          <w:rFonts w:ascii="Calibri" w:cs="Calibri" w:eastAsia="Calibri" w:hAnsi="Calibri"/>
          <w:vertAlign w:val="superscript"/>
        </w:rPr>
        <w:footnoteReference w:customMarkFollows="0" w:id="5"/>
      </w:r>
      <w:r w:rsidDel="00000000" w:rsidR="00000000" w:rsidRPr="00000000">
        <w:rPr>
          <w:rFonts w:ascii="Calibri" w:cs="Calibri" w:eastAsia="Calibri" w:hAnsi="Calibri"/>
          <w:rtl w:val="0"/>
        </w:rPr>
        <w:t xml:space="preserve"> The idea died a quiet death.</w:t>
      </w:r>
    </w:p>
    <w:p w:rsidR="00000000" w:rsidDel="00000000" w:rsidP="00000000" w:rsidRDefault="00000000" w:rsidRPr="00000000" w14:paraId="00000026">
      <w:pPr>
        <w:spacing w:after="200" w:lineRule="auto"/>
        <w:rPr>
          <w:rFonts w:ascii="Calibri" w:cs="Calibri" w:eastAsia="Calibri" w:hAnsi="Calibri"/>
        </w:rPr>
      </w:pPr>
      <w:r w:rsidDel="00000000" w:rsidR="00000000" w:rsidRPr="00000000">
        <w:rPr>
          <w:rFonts w:ascii="Calibri" w:cs="Calibri" w:eastAsia="Calibri" w:hAnsi="Calibri"/>
          <w:rtl w:val="0"/>
        </w:rPr>
        <w:t xml:space="preserve">Two years later, in the summer of 1997, Back returned to the list to propose the idea of a distributed bank. Having successfully completed his PhD program and now working at the university as a postdoc researcher, he really leveraged his field of expertise this time, as he explained that bank operations could be fragmented across a network of different people or entities. They’d be able to simulate a virtual computer by exchanging messages and computing encrypted functions, Back posited, where the virtual computer would essentially operate as a regular bank.</w:t>
      </w:r>
    </w:p>
    <w:p w:rsidR="00000000" w:rsidDel="00000000" w:rsidP="00000000" w:rsidRDefault="00000000" w:rsidRPr="00000000" w14:paraId="00000027">
      <w:pPr>
        <w:spacing w:after="200" w:lineRule="auto"/>
        <w:rPr>
          <w:rFonts w:ascii="Calibri" w:cs="Calibri" w:eastAsia="Calibri" w:hAnsi="Calibri"/>
        </w:rPr>
      </w:pPr>
      <w:r w:rsidDel="00000000" w:rsidR="00000000" w:rsidRPr="00000000">
        <w:rPr>
          <w:rFonts w:ascii="Calibri" w:cs="Calibri" w:eastAsia="Calibri" w:hAnsi="Calibri"/>
          <w:rtl w:val="0"/>
        </w:rPr>
        <w:t xml:space="preserve">By splitting the bank up into several interdependent parties, no single entity would need to be trusted with the bank’s operations. And although the Byzantine Generals Problem had still not been solved completely, the system could only be cheated if some threshold number of participants would collude.</w:t>
      </w:r>
    </w:p>
    <w:p w:rsidR="00000000" w:rsidDel="00000000" w:rsidP="00000000" w:rsidRDefault="00000000" w:rsidRPr="00000000" w14:paraId="00000028">
      <w:pPr>
        <w:spacing w:after="200" w:lineRule="auto"/>
        <w:rPr>
          <w:rFonts w:ascii="Calibri" w:cs="Calibri" w:eastAsia="Calibri" w:hAnsi="Calibri"/>
        </w:rPr>
      </w:pPr>
      <w:r w:rsidDel="00000000" w:rsidR="00000000" w:rsidRPr="00000000">
        <w:rPr>
          <w:rFonts w:ascii="Calibri" w:cs="Calibri" w:eastAsia="Calibri" w:hAnsi="Calibri"/>
          <w:rtl w:val="0"/>
        </w:rPr>
        <w:t xml:space="preserve">“The bank would live in the network in this virtual CPU,” Back wrote. “Individual nodes may come and go, yet the secured software entity which is the bank and it's [sic] account information would live on.”</w:t>
      </w:r>
      <w:r w:rsidDel="00000000" w:rsidR="00000000" w:rsidRPr="00000000">
        <w:rPr>
          <w:rFonts w:ascii="Calibri" w:cs="Calibri" w:eastAsia="Calibri" w:hAnsi="Calibri"/>
          <w:vertAlign w:val="superscript"/>
        </w:rPr>
        <w:footnoteReference w:customMarkFollows="0" w:id="6"/>
      </w:r>
      <w:r w:rsidDel="00000000" w:rsidR="00000000" w:rsidRPr="00000000">
        <w:rPr>
          <w:rtl w:val="0"/>
        </w:rPr>
      </w:r>
    </w:p>
    <w:p w:rsidR="00000000" w:rsidDel="00000000" w:rsidP="00000000" w:rsidRDefault="00000000" w:rsidRPr="00000000" w14:paraId="00000029">
      <w:pPr>
        <w:spacing w:after="200" w:lineRule="auto"/>
        <w:rPr>
          <w:rFonts w:ascii="Calibri" w:cs="Calibri" w:eastAsia="Calibri" w:hAnsi="Calibri"/>
        </w:rPr>
      </w:pPr>
      <w:r w:rsidDel="00000000" w:rsidR="00000000" w:rsidRPr="00000000">
        <w:rPr>
          <w:rFonts w:ascii="Calibri" w:cs="Calibri" w:eastAsia="Calibri" w:hAnsi="Calibri"/>
          <w:rtl w:val="0"/>
        </w:rPr>
        <w:t xml:space="preserve">His email received no response.</w:t>
      </w:r>
    </w:p>
    <w:p w:rsidR="00000000" w:rsidDel="00000000" w:rsidP="00000000" w:rsidRDefault="00000000" w:rsidRPr="00000000" w14:paraId="0000002A">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Spam</w:t>
      </w:r>
    </w:p>
    <w:p w:rsidR="00000000" w:rsidDel="00000000" w:rsidP="00000000" w:rsidRDefault="00000000" w:rsidRPr="00000000" w14:paraId="0000002B">
      <w:pPr>
        <w:spacing w:after="200" w:lineRule="auto"/>
        <w:rPr>
          <w:rFonts w:ascii="Calibri" w:cs="Calibri" w:eastAsia="Calibri" w:hAnsi="Calibri"/>
        </w:rPr>
      </w:pPr>
      <w:r w:rsidDel="00000000" w:rsidR="00000000" w:rsidRPr="00000000">
        <w:rPr>
          <w:rFonts w:ascii="Calibri" w:cs="Calibri" w:eastAsia="Calibri" w:hAnsi="Calibri"/>
          <w:rtl w:val="0"/>
        </w:rPr>
        <w:t xml:space="preserve">By the second half of the ’90s, every email service on the internet had to deal with seemingly ever-increasing amounts of junk mail, or </w:t>
      </w:r>
      <w:r w:rsidDel="00000000" w:rsidR="00000000" w:rsidRPr="00000000">
        <w:rPr>
          <w:rFonts w:ascii="Calibri" w:cs="Calibri" w:eastAsia="Calibri" w:hAnsi="Calibri"/>
          <w:i w:val="1"/>
          <w:iCs w:val="1"/>
          <w:rtl w:val="0"/>
        </w:rPr>
        <w:t xml:space="preserve">spam</w:t>
      </w:r>
      <w:r w:rsidDel="00000000" w:rsidR="00000000" w:rsidRPr="00000000">
        <w:rPr>
          <w:rFonts w:ascii="Calibri" w:cs="Calibri" w:eastAsia="Calibri" w:hAnsi="Calibri"/>
          <w:rtl w:val="0"/>
        </w:rPr>
        <w:t xml:space="preserve">: unsolicited messages mailed in bulk, typically sent by advertisers. The Cypherpunks were not spared; promotion for weight-loss pills, penis enlargement products, and quick money-making schemes were cluttering the mailing list more and more each year.</w:t>
      </w:r>
    </w:p>
    <w:p w:rsidR="00000000" w:rsidDel="00000000" w:rsidP="00000000" w:rsidRDefault="00000000" w:rsidRPr="00000000" w14:paraId="0000002C">
      <w:pPr>
        <w:spacing w:after="200" w:lineRule="auto"/>
        <w:rPr>
          <w:rFonts w:ascii="Calibri" w:cs="Calibri" w:eastAsia="Calibri" w:hAnsi="Calibri"/>
        </w:rPr>
      </w:pPr>
      <w:r w:rsidDel="00000000" w:rsidR="00000000" w:rsidRPr="00000000">
        <w:rPr>
          <w:rFonts w:ascii="Calibri" w:cs="Calibri" w:eastAsia="Calibri" w:hAnsi="Calibri"/>
          <w:rtl w:val="0"/>
        </w:rPr>
        <w:t xml:space="preserve">The problem was especially serious for remailers. The anonymizing services run by a number of Cypherpunks were easily and often abused to distribute spam. Some of the operators in fact suspected that their remailers were specifically targeted in a type of denial-of-service (DOS) attacks; the goal would’ve been to overwhelm the remailers with garbage emails to make these services unavailable for genuine use.</w:t>
      </w:r>
    </w:p>
    <w:p w:rsidR="00000000" w:rsidDel="00000000" w:rsidP="00000000" w:rsidRDefault="00000000" w:rsidRPr="00000000" w14:paraId="0000002D">
      <w:pPr>
        <w:spacing w:after="200" w:lineRule="auto"/>
        <w:rPr>
          <w:rFonts w:ascii="Calibri" w:cs="Calibri" w:eastAsia="Calibri" w:hAnsi="Calibri"/>
        </w:rPr>
      </w:pPr>
      <w:r w:rsidDel="00000000" w:rsidR="00000000" w:rsidRPr="00000000">
        <w:rPr>
          <w:rFonts w:ascii="Calibri" w:cs="Calibri" w:eastAsia="Calibri" w:hAnsi="Calibri"/>
          <w:rtl w:val="0"/>
        </w:rPr>
        <w:t xml:space="preserve">Adam Back, who ran a remailer as well, was part of a group of Cypherpunks that set out to solve the problem. And to solve it, it should be added, without falling back on solutions that required internet users to identify themselves; for remailers, privacy was the point.</w:t>
      </w:r>
    </w:p>
    <w:p w:rsidR="00000000" w:rsidDel="00000000" w:rsidP="00000000" w:rsidRDefault="00000000" w:rsidRPr="00000000" w14:paraId="0000002E">
      <w:pPr>
        <w:spacing w:after="200" w:lineRule="auto"/>
        <w:rPr>
          <w:rFonts w:ascii="Calibri" w:cs="Calibri" w:eastAsia="Calibri" w:hAnsi="Calibri"/>
        </w:rPr>
      </w:pPr>
      <w:r w:rsidDel="00000000" w:rsidR="00000000" w:rsidRPr="00000000">
        <w:rPr>
          <w:rFonts w:ascii="Calibri" w:cs="Calibri" w:eastAsia="Calibri" w:hAnsi="Calibri"/>
          <w:rtl w:val="0"/>
        </w:rPr>
        <w:t xml:space="preserve">Nor did they want to rely on laws and regulation. While there were calls to simply make spam email illegal, involving the government to solve their problems wasn’t the Cypherpunk way.</w:t>
      </w:r>
    </w:p>
    <w:p w:rsidR="00000000" w:rsidDel="00000000" w:rsidP="00000000" w:rsidRDefault="00000000" w:rsidRPr="00000000" w14:paraId="0000002F">
      <w:pPr>
        <w:spacing w:after="200" w:lineRule="auto"/>
        <w:rPr>
          <w:rFonts w:ascii="Calibri" w:cs="Calibri" w:eastAsia="Calibri" w:hAnsi="Calibri"/>
        </w:rPr>
      </w:pPr>
      <w:r w:rsidDel="00000000" w:rsidR="00000000" w:rsidRPr="00000000">
        <w:rPr>
          <w:rFonts w:ascii="Calibri" w:cs="Calibri" w:eastAsia="Calibri" w:hAnsi="Calibri"/>
          <w:rtl w:val="0"/>
        </w:rPr>
        <w:t xml:space="preserve">This was also important because it would not always be clear what exactly constituted spam in the first place. Granting the state the authority to make that distinction would effectively let governments determine which forms of communication between internet users are OK and which are not. This could open the door to politically motivated censorship, Cypherpunks like Tim May warned.</w:t>
      </w:r>
      <w:r w:rsidDel="00000000" w:rsidR="00000000" w:rsidRPr="00000000">
        <w:rPr>
          <w:rFonts w:ascii="Calibri" w:cs="Calibri" w:eastAsia="Calibri" w:hAnsi="Calibri"/>
          <w:vertAlign w:val="superscript"/>
        </w:rPr>
        <w:footnoteReference w:customMarkFollows="0" w:id="7"/>
      </w:r>
      <w:r w:rsidDel="00000000" w:rsidR="00000000" w:rsidRPr="00000000">
        <w:rPr>
          <w:rtl w:val="0"/>
        </w:rPr>
      </w:r>
    </w:p>
    <w:p w:rsidR="00000000" w:rsidDel="00000000" w:rsidP="00000000" w:rsidRDefault="00000000" w:rsidRPr="00000000" w14:paraId="00000030">
      <w:pPr>
        <w:spacing w:after="200" w:lineRule="auto"/>
        <w:rPr>
          <w:rFonts w:ascii="Calibri" w:cs="Calibri" w:eastAsia="Calibri" w:hAnsi="Calibri"/>
        </w:rPr>
      </w:pPr>
      <w:r w:rsidDel="00000000" w:rsidR="00000000" w:rsidRPr="00000000">
        <w:rPr>
          <w:rFonts w:ascii="Calibri" w:cs="Calibri" w:eastAsia="Calibri" w:hAnsi="Calibri"/>
          <w:rtl w:val="0"/>
        </w:rPr>
        <w:t xml:space="preserve">Adam Back, furthermore, pointed out that in order to hold spammers accountable before the law, they would also need to be identified. If some anti-spam government agency was tasked with catching the perpetrators, Back warned his fellow Cypherpunks, remailers would probably become a huge target, with potentially dire consequences for online privacy in general.</w:t>
      </w:r>
      <w:r w:rsidDel="00000000" w:rsidR="00000000" w:rsidRPr="00000000">
        <w:rPr>
          <w:rFonts w:ascii="Calibri" w:cs="Calibri" w:eastAsia="Calibri" w:hAnsi="Calibri"/>
          <w:vertAlign w:val="superscript"/>
        </w:rPr>
        <w:footnoteReference w:customMarkFollows="0" w:id="8"/>
      </w:r>
      <w:r w:rsidDel="00000000" w:rsidR="00000000" w:rsidRPr="00000000">
        <w:rPr>
          <w:rtl w:val="0"/>
        </w:rPr>
      </w:r>
    </w:p>
    <w:p w:rsidR="00000000" w:rsidDel="00000000" w:rsidP="00000000" w:rsidRDefault="00000000" w:rsidRPr="00000000" w14:paraId="00000031">
      <w:pPr>
        <w:spacing w:after="200" w:lineRule="auto"/>
        <w:rPr>
          <w:rFonts w:ascii="Calibri" w:cs="Calibri" w:eastAsia="Calibri" w:hAnsi="Calibri"/>
        </w:rPr>
      </w:pPr>
      <w:r w:rsidDel="00000000" w:rsidR="00000000" w:rsidRPr="00000000">
        <w:rPr>
          <w:rFonts w:ascii="Calibri" w:cs="Calibri" w:eastAsia="Calibri" w:hAnsi="Calibri"/>
          <w:rtl w:val="0"/>
        </w:rPr>
        <w:t xml:space="preserve">“The danger with using government to attack spammers, is that this is the net, and we don’t want governments involved in regulation of content, nor in attempting to enforce ‘identity escrow’, ‘internet drivers licenses’ or anything else,” Back wrote to the Cypherpunk mailing list. “We can sort them out ourselves without the need of government intervention, thanks kindly.”</w:t>
      </w:r>
      <w:r w:rsidDel="00000000" w:rsidR="00000000" w:rsidRPr="00000000">
        <w:rPr>
          <w:rFonts w:ascii="Calibri" w:cs="Calibri" w:eastAsia="Calibri" w:hAnsi="Calibri"/>
          <w:vertAlign w:val="superscript"/>
        </w:rPr>
        <w:footnoteReference w:customMarkFollows="0" w:id="9"/>
      </w:r>
      <w:r w:rsidDel="00000000" w:rsidR="00000000" w:rsidRPr="00000000">
        <w:rPr>
          <w:rtl w:val="0"/>
        </w:rPr>
      </w:r>
    </w:p>
    <w:p w:rsidR="00000000" w:rsidDel="00000000" w:rsidP="00000000" w:rsidRDefault="00000000" w:rsidRPr="00000000" w14:paraId="00000032">
      <w:pPr>
        <w:spacing w:after="200" w:lineRule="auto"/>
        <w:rPr>
          <w:rFonts w:ascii="Calibri" w:cs="Calibri" w:eastAsia="Calibri" w:hAnsi="Calibri"/>
        </w:rPr>
      </w:pPr>
      <w:r w:rsidDel="00000000" w:rsidR="00000000" w:rsidRPr="00000000">
        <w:rPr>
          <w:rFonts w:ascii="Calibri" w:cs="Calibri" w:eastAsia="Calibri" w:hAnsi="Calibri"/>
          <w:rtl w:val="0"/>
        </w:rPr>
        <w:t xml:space="preserve">A much better solution, Cypherpunks generally agreed, would be some kind of digital equivalent of postage. If sending an email came at a cost, it would strongly disincentiv</w:t>
      </w:r>
      <w:ins w:author="Aaron van Wirdum" w:id="0" w:date="2024-05-30T08:03:59Z">
        <w:r w:rsidDel="00000000" w:rsidR="00000000" w:rsidRPr="00000000">
          <w:rPr>
            <w:rFonts w:ascii="Calibri" w:cs="Calibri" w:eastAsia="Calibri" w:hAnsi="Calibri"/>
            <w:rtl w:val="0"/>
          </w:rPr>
          <w:t xml:space="preserve">ize</w:t>
        </w:r>
      </w:ins>
      <w:del w:author="Aaron van Wirdum" w:id="0" w:date="2024-05-30T08:03:59Z">
        <w:r w:rsidDel="00000000" w:rsidR="00000000" w:rsidRPr="00000000">
          <w:rPr>
            <w:rFonts w:ascii="Calibri" w:cs="Calibri" w:eastAsia="Calibri" w:hAnsi="Calibri"/>
            <w:rtl w:val="0"/>
          </w:rPr>
          <w:delText xml:space="preserve">e</w:delText>
        </w:r>
      </w:del>
      <w:r w:rsidDel="00000000" w:rsidR="00000000" w:rsidRPr="00000000">
        <w:rPr>
          <w:rFonts w:ascii="Calibri" w:cs="Calibri" w:eastAsia="Calibri" w:hAnsi="Calibri"/>
          <w:rtl w:val="0"/>
        </w:rPr>
        <w:t xml:space="preserve"> spam, especially because spammers usually had to send out many thousands if not millions of junk emails to profit from their endeavor. Similarly, overwhelming remailers required tons of garbage emails.</w:t>
      </w:r>
    </w:p>
    <w:p w:rsidR="00000000" w:rsidDel="00000000" w:rsidP="00000000" w:rsidRDefault="00000000" w:rsidRPr="00000000" w14:paraId="00000033">
      <w:pPr>
        <w:spacing w:after="200" w:lineRule="auto"/>
        <w:rPr>
          <w:rFonts w:ascii="Calibri" w:cs="Calibri" w:eastAsia="Calibri" w:hAnsi="Calibri"/>
        </w:rPr>
      </w:pPr>
      <w:r w:rsidDel="00000000" w:rsidR="00000000" w:rsidRPr="00000000">
        <w:rPr>
          <w:rFonts w:ascii="Calibri" w:cs="Calibri" w:eastAsia="Calibri" w:hAnsi="Calibri"/>
          <w:rtl w:val="0"/>
        </w:rPr>
        <w:t xml:space="preserve">Digital postage could work in different ways. Remailers could, for example, charge postage to forward emails. This wouldn’t just discourage spam emails from being sent through these services but, as a nice bonus, it would also introduce a financial incentive to run remailers. Alternatively, or in addition to that, postage could be awarded to the recipient whose email software could be programmed to reject messages with insufficient fee.</w:t>
      </w:r>
    </w:p>
    <w:p w:rsidR="00000000" w:rsidDel="00000000" w:rsidP="00000000" w:rsidRDefault="00000000" w:rsidRPr="00000000" w14:paraId="00000034">
      <w:pPr>
        <w:spacing w:after="200" w:lineRule="auto"/>
        <w:rPr>
          <w:rFonts w:ascii="Calibri" w:cs="Calibri" w:eastAsia="Calibri" w:hAnsi="Calibri"/>
        </w:rPr>
      </w:pPr>
      <w:r w:rsidDel="00000000" w:rsidR="00000000" w:rsidRPr="00000000">
        <w:rPr>
          <w:rFonts w:ascii="Calibri" w:cs="Calibri" w:eastAsia="Calibri" w:hAnsi="Calibri"/>
          <w:rtl w:val="0"/>
        </w:rPr>
        <w:t xml:space="preserve">The actual postage itself could also be designed in several ways, but most ideas involved an issuer of electronic stamps. This issuer could for example generate unique large numbers and sell these (perhaps for digital cash). The unique number would then have to be included in an email, and once a remailer or the recipient’s email program receives the message, it would check with the issuer if the number is indeed a valid piece of postage. If it is, the remailer or recipient might get some money (digital cash?) in return from the issuer, depending on the system’s design specifics. If the postage wasn’t valid, the email would simply bounce.</w:t>
      </w:r>
    </w:p>
    <w:p w:rsidR="00000000" w:rsidDel="00000000" w:rsidP="00000000" w:rsidRDefault="00000000" w:rsidRPr="00000000" w14:paraId="00000035">
      <w:pPr>
        <w:spacing w:after="200" w:lineRule="auto"/>
        <w:rPr>
          <w:rFonts w:ascii="Calibri" w:cs="Calibri" w:eastAsia="Calibri" w:hAnsi="Calibri"/>
        </w:rPr>
      </w:pPr>
      <w:r w:rsidDel="00000000" w:rsidR="00000000" w:rsidRPr="00000000">
        <w:rPr>
          <w:rFonts w:ascii="Calibri" w:cs="Calibri" w:eastAsia="Calibri" w:hAnsi="Calibri"/>
          <w:rtl w:val="0"/>
        </w:rPr>
        <w:t xml:space="preserve">An alternative option would be to simply use digital cash as postage directly. An email could in this case include a tiny bit of digital currency in a dedicated field, for the intended recipient to strip out. For some time, it seemed like this could be a good use case for eCash.</w:t>
      </w:r>
    </w:p>
    <w:p w:rsidR="00000000" w:rsidDel="00000000" w:rsidP="00000000" w:rsidRDefault="00000000" w:rsidRPr="00000000" w14:paraId="00000036">
      <w:pPr>
        <w:spacing w:after="200" w:lineRule="auto"/>
        <w:rPr>
          <w:rFonts w:ascii="Calibri" w:cs="Calibri" w:eastAsia="Calibri" w:hAnsi="Calibri"/>
        </w:rPr>
      </w:pPr>
      <w:r w:rsidDel="00000000" w:rsidR="00000000" w:rsidRPr="00000000">
        <w:rPr>
          <w:rFonts w:ascii="Calibri" w:cs="Calibri" w:eastAsia="Calibri" w:hAnsi="Calibri"/>
          <w:rtl w:val="0"/>
        </w:rPr>
        <w:t xml:space="preserve">Unfortunately, it turned out to be more complicated in practice. For one, the early eCash releases were not yet capable of handling the very specific types of transfers that were required for postage. On top of that, the lack of payee anonymity in Chaum’s electronic cash system would mean that the sender of a message could (be coerced to) collaborate with the bank to reveal the real identity of a remailer operator and/or the email recipient.</w:t>
      </w:r>
    </w:p>
    <w:p w:rsidR="00000000" w:rsidDel="00000000" w:rsidP="00000000" w:rsidRDefault="00000000" w:rsidRPr="00000000" w14:paraId="00000037">
      <w:pPr>
        <w:spacing w:after="200" w:lineRule="auto"/>
        <w:rPr>
          <w:rFonts w:ascii="Calibri" w:cs="Calibri" w:eastAsia="Calibri" w:hAnsi="Calibri"/>
        </w:rPr>
      </w:pPr>
      <w:r w:rsidDel="00000000" w:rsidR="00000000" w:rsidRPr="00000000">
        <w:rPr>
          <w:rFonts w:ascii="Calibri" w:cs="Calibri" w:eastAsia="Calibri" w:hAnsi="Calibri"/>
          <w:rtl w:val="0"/>
        </w:rPr>
        <w:t xml:space="preserve">It made DigiCash’s eCash largely unsuited for postage, after all.</w:t>
      </w:r>
    </w:p>
    <w:p w:rsidR="00000000" w:rsidDel="00000000" w:rsidP="00000000" w:rsidRDefault="00000000" w:rsidRPr="00000000" w14:paraId="00000038">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First Electronic Postage</w:t>
      </w:r>
    </w:p>
    <w:p w:rsidR="00000000" w:rsidDel="00000000" w:rsidP="00000000" w:rsidRDefault="00000000" w:rsidRPr="00000000" w14:paraId="00000039">
      <w:pPr>
        <w:spacing w:after="200" w:lineRule="auto"/>
        <w:rPr>
          <w:rFonts w:ascii="Calibri" w:cs="Calibri" w:eastAsia="Calibri" w:hAnsi="Calibri"/>
        </w:rPr>
      </w:pPr>
      <w:r w:rsidDel="00000000" w:rsidR="00000000" w:rsidRPr="00000000">
        <w:rPr>
          <w:rFonts w:ascii="Calibri" w:cs="Calibri" w:eastAsia="Calibri" w:hAnsi="Calibri"/>
          <w:rtl w:val="0"/>
        </w:rPr>
        <w:t xml:space="preserve">What Adam Back did not know was that the problem of postage had already been solved a few years prior, and in a very different way than the Cypherpunks had been considering.</w:t>
      </w:r>
    </w:p>
    <w:p w:rsidR="00000000" w:rsidDel="00000000" w:rsidP="00000000" w:rsidRDefault="00000000" w:rsidRPr="00000000" w14:paraId="0000003A">
      <w:pPr>
        <w:spacing w:after="200" w:lineRule="auto"/>
        <w:rPr>
          <w:rFonts w:ascii="Calibri" w:cs="Calibri" w:eastAsia="Calibri" w:hAnsi="Calibri"/>
        </w:rPr>
      </w:pPr>
      <w:r w:rsidDel="00000000" w:rsidR="00000000" w:rsidRPr="00000000">
        <w:rPr>
          <w:rFonts w:ascii="Calibri" w:cs="Calibri" w:eastAsia="Calibri" w:hAnsi="Calibri"/>
          <w:rtl w:val="0"/>
        </w:rPr>
        <w:t xml:space="preserve">By the early 1990s, the advantages of an electronic mailing system over its paper equivalent had become obvious to Cynthia Dwork and Moni Naor, two </w:t>
      </w:r>
      <w:r w:rsidDel="00000000" w:rsidR="00000000" w:rsidRPr="00000000">
        <w:rPr>
          <w:rFonts w:ascii="Calibri" w:cs="Calibri" w:eastAsia="Calibri" w:hAnsi="Calibri"/>
          <w:rtl w:val="0"/>
        </w:rPr>
        <w:t xml:space="preserve">computer scientists at IBM</w:t>
      </w:r>
      <w:r w:rsidDel="00000000" w:rsidR="00000000" w:rsidRPr="00000000">
        <w:rPr>
          <w:rFonts w:ascii="Calibri" w:cs="Calibri" w:eastAsia="Calibri" w:hAnsi="Calibri"/>
          <w:rtl w:val="0"/>
        </w:rPr>
        <w:t xml:space="preserve">: email was much faster, much cheaper, and much more versatile than the postal service could ever be. But they’d also realized that email presented its own challenges. As electronic mail gained in popularity, which they indeed foresaw, so would spam.</w:t>
      </w:r>
    </w:p>
    <w:p w:rsidR="00000000" w:rsidDel="00000000" w:rsidP="00000000" w:rsidRDefault="00000000" w:rsidRPr="00000000" w14:paraId="0000003B">
      <w:pPr>
        <w:spacing w:after="200" w:lineRule="auto"/>
        <w:rPr>
          <w:rFonts w:ascii="Calibri" w:cs="Calibri" w:eastAsia="Calibri" w:hAnsi="Calibri"/>
        </w:rPr>
      </w:pPr>
      <w:r w:rsidDel="00000000" w:rsidR="00000000" w:rsidRPr="00000000">
        <w:rPr>
          <w:rFonts w:ascii="Calibri" w:cs="Calibri" w:eastAsia="Calibri" w:hAnsi="Calibri"/>
          <w:rtl w:val="0"/>
        </w:rPr>
        <w:t xml:space="preserve">“In particular, the easy and low cost of sending electronic mail, and in particular the simplicity of sending the same message to many parties, all but invite abuse,” the duo explained in their 1992 paper “Pricing via Processing of Combatting Junk Mail.”</w:t>
      </w:r>
      <w:r w:rsidDel="00000000" w:rsidR="00000000" w:rsidRPr="00000000">
        <w:rPr>
          <w:rFonts w:ascii="Calibri" w:cs="Calibri" w:eastAsia="Calibri" w:hAnsi="Calibri"/>
          <w:vertAlign w:val="superscript"/>
        </w:rPr>
        <w:footnoteReference w:customMarkFollows="0" w:id="10"/>
      </w:r>
      <w:r w:rsidDel="00000000" w:rsidR="00000000" w:rsidRPr="00000000">
        <w:rPr>
          <w:rtl w:val="0"/>
        </w:rPr>
      </w:r>
    </w:p>
    <w:p w:rsidR="00000000" w:rsidDel="00000000" w:rsidP="00000000" w:rsidRDefault="00000000" w:rsidRPr="00000000" w14:paraId="0000003C">
      <w:pPr>
        <w:spacing w:after="200" w:lineRule="auto"/>
        <w:rPr>
          <w:rFonts w:ascii="Calibri" w:cs="Calibri" w:eastAsia="Calibri" w:hAnsi="Calibri"/>
        </w:rPr>
      </w:pPr>
      <w:r w:rsidDel="00000000" w:rsidR="00000000" w:rsidRPr="00000000">
        <w:rPr>
          <w:rFonts w:ascii="Calibri" w:cs="Calibri" w:eastAsia="Calibri" w:hAnsi="Calibri"/>
          <w:rtl w:val="0"/>
        </w:rPr>
        <w:t xml:space="preserve">A solution was needed, they posited, and a solution was what the paper offered. Dwork and Naor proposed a system where senders would have to attach a little bit of additional data to their email. This data would be the solution to a math problem, derived from the properties of the email itself, and therefore unique to that email. Without the correct solution attached, email clients should reject the email altogether.</w:t>
      </w:r>
    </w:p>
    <w:p w:rsidR="00000000" w:rsidDel="00000000" w:rsidP="00000000" w:rsidRDefault="00000000" w:rsidRPr="00000000" w14:paraId="0000003D">
      <w:pPr>
        <w:spacing w:after="200" w:lineRule="auto"/>
        <w:rPr>
          <w:rFonts w:ascii="Calibri" w:cs="Calibri" w:eastAsia="Calibri" w:hAnsi="Calibri"/>
        </w:rPr>
      </w:pPr>
      <w:r w:rsidDel="00000000" w:rsidR="00000000" w:rsidRPr="00000000">
        <w:rPr>
          <w:rFonts w:ascii="Calibri" w:cs="Calibri" w:eastAsia="Calibri" w:hAnsi="Calibri"/>
          <w:rtl w:val="0"/>
        </w:rPr>
        <w:t xml:space="preserve">In their paper, </w:t>
      </w:r>
      <w:r w:rsidDel="00000000" w:rsidR="00000000" w:rsidRPr="00000000">
        <w:rPr>
          <w:rFonts w:ascii="Calibri" w:cs="Calibri" w:eastAsia="Calibri" w:hAnsi="Calibri"/>
          <w:rtl w:val="0"/>
        </w:rPr>
        <w:t xml:space="preserve">Dwork and Naor</w:t>
      </w:r>
      <w:r w:rsidDel="00000000" w:rsidR="00000000" w:rsidRPr="00000000">
        <w:rPr>
          <w:rFonts w:ascii="Calibri" w:cs="Calibri" w:eastAsia="Calibri" w:hAnsi="Calibri"/>
          <w:rtl w:val="0"/>
        </w:rPr>
        <w:t xml:space="preserve"> suggested three candidate puzzles that could be used for the purpose, all based on cryptographic algorithms like signature schemes. In all cases, adding the correct solution to an email wouldn’t be all too difficult (for a computer); it would perhaps require a couple of seconds of processing power. Still, this would represent a small cost. Checking whether the solution is correct, meanwhile, would be very easy and barely cost any processing power at all.</w:t>
      </w:r>
    </w:p>
    <w:p w:rsidR="00000000" w:rsidDel="00000000" w:rsidP="00000000" w:rsidRDefault="00000000" w:rsidRPr="00000000" w14:paraId="0000003E">
      <w:pPr>
        <w:spacing w:after="200" w:lineRule="auto"/>
        <w:rPr>
          <w:rFonts w:ascii="Calibri" w:cs="Calibri" w:eastAsia="Calibri" w:hAnsi="Calibri"/>
        </w:rPr>
      </w:pPr>
      <w:r w:rsidDel="00000000" w:rsidR="00000000" w:rsidRPr="00000000">
        <w:rPr>
          <w:rFonts w:ascii="Calibri" w:cs="Calibri" w:eastAsia="Calibri" w:hAnsi="Calibri"/>
          <w:rtl w:val="0"/>
        </w:rPr>
        <w:t xml:space="preserve">The key idea behind the scheme was that calculating a correct solution to a puzzle wouldn’t be much of a pain for individual users who’d send the occasional email to coworkers, family, or friends—but it would quickly add up for spammers. To send thousands or even millions of messages on a single day, they’d have to solve as many puzzles, which in aggregate would require significant amounts of processing power.</w:t>
      </w:r>
    </w:p>
    <w:p w:rsidR="00000000" w:rsidDel="00000000" w:rsidP="00000000" w:rsidRDefault="00000000" w:rsidRPr="00000000" w14:paraId="0000003F">
      <w:pPr>
        <w:spacing w:after="200" w:lineRule="auto"/>
        <w:rPr>
          <w:rFonts w:ascii="Calibri" w:cs="Calibri" w:eastAsia="Calibri" w:hAnsi="Calibri"/>
        </w:rPr>
      </w:pPr>
      <w:r w:rsidDel="00000000" w:rsidR="00000000" w:rsidRPr="00000000">
        <w:rPr>
          <w:rFonts w:ascii="Calibri" w:cs="Calibri" w:eastAsia="Calibri" w:hAnsi="Calibri"/>
          <w:rtl w:val="0"/>
        </w:rPr>
        <w:t xml:space="preserve">“The main idea is to require a user to compute a moderately hard, but not intractable, function in order to gain access to the resource, thus preventing frivolous use,” Dwork and Naor explained. Spamming, they proposed, could be made expensive.</w:t>
      </w:r>
    </w:p>
    <w:p w:rsidR="00000000" w:rsidDel="00000000" w:rsidP="00000000" w:rsidRDefault="00000000" w:rsidRPr="00000000" w14:paraId="00000040">
      <w:pPr>
        <w:spacing w:after="200" w:lineRule="auto"/>
        <w:rPr>
          <w:rFonts w:ascii="Calibri" w:cs="Calibri" w:eastAsia="Calibri" w:hAnsi="Calibri"/>
        </w:rPr>
      </w:pPr>
      <w:r w:rsidDel="00000000" w:rsidR="00000000" w:rsidRPr="00000000">
        <w:rPr>
          <w:rFonts w:ascii="Calibri" w:cs="Calibri" w:eastAsia="Calibri" w:hAnsi="Calibri"/>
          <w:rtl w:val="0"/>
        </w:rPr>
        <w:t xml:space="preserve">Although Dwork and Naor did not propose the term themselves, the type of solution they introduced would later come to be known as a </w:t>
      </w:r>
      <w:r w:rsidDel="00000000" w:rsidR="00000000" w:rsidRPr="00000000">
        <w:rPr>
          <w:rFonts w:ascii="Calibri" w:cs="Calibri" w:eastAsia="Calibri" w:hAnsi="Calibri"/>
          <w:rtl w:val="0"/>
        </w:rPr>
        <w:t xml:space="preserve">“proof-of-work</w:t>
      </w:r>
      <w:r w:rsidDel="00000000" w:rsidR="00000000" w:rsidRPr="00000000">
        <w:rPr>
          <w:rFonts w:ascii="Calibri" w:cs="Calibri" w:eastAsia="Calibri" w:hAnsi="Calibri"/>
          <w:rtl w:val="0"/>
        </w:rPr>
        <w:t xml:space="preserve">” system. The solution to the math problem would prove that actual work was performed.</w:t>
      </w:r>
    </w:p>
    <w:p w:rsidR="00000000" w:rsidDel="00000000" w:rsidP="00000000" w:rsidRDefault="00000000" w:rsidRPr="00000000" w14:paraId="00000041">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 a nifty solution. But whether it’s because it was slightly ahead of its time, or because it just wasn’t advertised broadly enough, outside a relatively small circle of academics this early-90s proposal never attracted too much attention. Dworn and Naor’s postage scheme was never implemented, let alone used, and many of the Cypherpunks were probably unaware of the idea.</w:t>
      </w:r>
    </w:p>
    <w:p w:rsidR="00000000" w:rsidDel="00000000" w:rsidP="00000000" w:rsidRDefault="00000000" w:rsidRPr="00000000" w14:paraId="00000042">
      <w:pPr>
        <w:spacing w:after="200" w:lineRule="auto"/>
        <w:rPr>
          <w:rFonts w:ascii="Calibri" w:cs="Calibri" w:eastAsia="Calibri" w:hAnsi="Calibri"/>
        </w:rPr>
      </w:pPr>
      <w:r w:rsidDel="00000000" w:rsidR="00000000" w:rsidRPr="00000000">
        <w:rPr>
          <w:rFonts w:ascii="Calibri" w:cs="Calibri" w:eastAsia="Calibri" w:hAnsi="Calibri"/>
          <w:rtl w:val="0"/>
        </w:rPr>
        <w:t xml:space="preserve">Luckily enough, the concept would soon be reinvented.</w:t>
      </w:r>
    </w:p>
    <w:p w:rsidR="00000000" w:rsidDel="00000000" w:rsidP="00000000" w:rsidRDefault="00000000" w:rsidRPr="00000000" w14:paraId="00000043">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Hashcash</w:t>
      </w:r>
    </w:p>
    <w:p w:rsidR="00000000" w:rsidDel="00000000" w:rsidP="00000000" w:rsidRDefault="00000000" w:rsidRPr="00000000" w14:paraId="00000044">
      <w:pPr>
        <w:spacing w:after="20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[ANNOUNCE] hash cash postage implementation</w:t>
      </w:r>
    </w:p>
    <w:p w:rsidR="00000000" w:rsidDel="00000000" w:rsidP="00000000" w:rsidRDefault="00000000" w:rsidRPr="00000000" w14:paraId="00000045">
      <w:pPr>
        <w:spacing w:after="200" w:lineRule="auto"/>
        <w:rPr>
          <w:rFonts w:ascii="Calibri" w:cs="Calibri" w:eastAsia="Calibri" w:hAnsi="Calibri"/>
        </w:rPr>
      </w:pPr>
      <w:r w:rsidDel="00000000" w:rsidR="00000000" w:rsidRPr="00000000">
        <w:rPr>
          <w:rFonts w:ascii="Calibri" w:cs="Calibri" w:eastAsia="Calibri" w:hAnsi="Calibri"/>
          <w:rtl w:val="0"/>
        </w:rPr>
        <w:t xml:space="preserve">On March 28, 1997, the now 2,000-or-so subscribers of the Cypherpunks mailing list received an announcement in their inbox.</w:t>
      </w:r>
      <w:r w:rsidDel="00000000" w:rsidR="00000000" w:rsidRPr="00000000">
        <w:rPr>
          <w:rFonts w:ascii="Calibri" w:cs="Calibri" w:eastAsia="Calibri" w:hAnsi="Calibri"/>
          <w:vertAlign w:val="superscript"/>
        </w:rPr>
        <w:footnoteReference w:customMarkFollows="0" w:id="11"/>
      </w:r>
      <w:r w:rsidDel="00000000" w:rsidR="00000000" w:rsidRPr="00000000">
        <w:rPr>
          <w:rFonts w:ascii="Calibri" w:cs="Calibri" w:eastAsia="Calibri" w:hAnsi="Calibri"/>
          <w:rtl w:val="0"/>
        </w:rPr>
        <w:t xml:space="preserve"> Sent by Adam Back, the email included a description and early implementation of what he described as “hashcash”: a “partial hash collision based postage scheme.” He had successfully designed a postage solution for email.</w:t>
      </w:r>
    </w:p>
    <w:p w:rsidR="00000000" w:rsidDel="00000000" w:rsidP="00000000" w:rsidRDefault="00000000" w:rsidRPr="00000000" w14:paraId="00000046">
      <w:pPr>
        <w:spacing w:after="200" w:lineRule="auto"/>
        <w:rPr>
          <w:rFonts w:ascii="Calibri" w:cs="Calibri" w:eastAsia="Calibri" w:hAnsi="Calibri"/>
        </w:rPr>
      </w:pPr>
      <w:r w:rsidDel="00000000" w:rsidR="00000000" w:rsidRPr="00000000">
        <w:rPr>
          <w:rFonts w:ascii="Calibri" w:cs="Calibri" w:eastAsia="Calibri" w:hAnsi="Calibri"/>
          <w:rtl w:val="0"/>
        </w:rPr>
        <w:t xml:space="preserve">Like Dwork and Naor’s scheme, hashcash postage wouldn’t be paid to remailer operators, or the recipients of an email, or to anyone else for that matter. Instead, it would only add a cost for senders.</w:t>
      </w:r>
    </w:p>
    <w:p w:rsidR="00000000" w:rsidDel="00000000" w:rsidP="00000000" w:rsidRDefault="00000000" w:rsidRPr="00000000" w14:paraId="00000047">
      <w:pPr>
        <w:spacing w:after="200" w:lineRule="auto"/>
        <w:rPr>
          <w:rFonts w:ascii="Calibri" w:cs="Calibri" w:eastAsia="Calibri" w:hAnsi="Calibri"/>
        </w:rPr>
      </w:pPr>
      <w:r w:rsidDel="00000000" w:rsidR="00000000" w:rsidRPr="00000000">
        <w:rPr>
          <w:rFonts w:ascii="Calibri" w:cs="Calibri" w:eastAsia="Calibri" w:hAnsi="Calibri"/>
          <w:rtl w:val="0"/>
        </w:rPr>
        <w:t xml:space="preserve">Back had considered solving spam by increasing the cost of bulk email in a different discussion on the mailing list about one week earlier—though only loosely: “A side benefit of using PGP, is that PGP encryption should add some overhead to the spammer—he can probably encrypt less messages per second than he can spam down a T3 link,” he commented in a discussion about adding more privacy to remailers.</w:t>
      </w:r>
      <w:r w:rsidDel="00000000" w:rsidR="00000000" w:rsidRPr="00000000">
        <w:rPr>
          <w:rFonts w:ascii="Calibri" w:cs="Calibri" w:eastAsia="Calibri" w:hAnsi="Calibri"/>
          <w:vertAlign w:val="superscript"/>
        </w:rPr>
        <w:footnoteReference w:customMarkFollows="0" w:id="12"/>
      </w:r>
      <w:r w:rsidDel="00000000" w:rsidR="00000000" w:rsidRPr="00000000">
        <w:rPr>
          <w:rtl w:val="0"/>
        </w:rPr>
      </w:r>
    </w:p>
    <w:p w:rsidR="00000000" w:rsidDel="00000000" w:rsidP="00000000" w:rsidRDefault="00000000" w:rsidRPr="00000000" w14:paraId="00000048">
      <w:pPr>
        <w:spacing w:after="200" w:lineRule="auto"/>
        <w:rPr>
          <w:rFonts w:ascii="Calibri" w:cs="Calibri" w:eastAsia="Calibri" w:hAnsi="Calibri"/>
        </w:rPr>
      </w:pPr>
      <w:r w:rsidDel="00000000" w:rsidR="00000000" w:rsidRPr="00000000">
        <w:rPr>
          <w:rFonts w:ascii="Calibri" w:cs="Calibri" w:eastAsia="Calibri" w:hAnsi="Calibri"/>
          <w:rtl w:val="0"/>
        </w:rPr>
        <w:t xml:space="preserve">Back’s new proposal made this general idea even more explicit: it would require that senders attach a proof of work to their emails. Indeed, hashcash was in several ways similar to Dwork and Naor’s postage scheme: the proof of work would be unique to the email, and it would require a little bit of processing power to produce.</w:t>
      </w:r>
    </w:p>
    <w:p w:rsidR="00000000" w:rsidDel="00000000" w:rsidP="00000000" w:rsidRDefault="00000000" w:rsidRPr="00000000" w14:paraId="00000049">
      <w:pPr>
        <w:spacing w:after="200" w:lineRule="auto"/>
        <w:rPr>
          <w:rFonts w:ascii="Calibri" w:cs="Calibri" w:eastAsia="Calibri" w:hAnsi="Calibri"/>
        </w:rPr>
      </w:pPr>
      <w:r w:rsidDel="00000000" w:rsidR="00000000" w:rsidRPr="00000000">
        <w:rPr>
          <w:rFonts w:ascii="Calibri" w:cs="Calibri" w:eastAsia="Calibri" w:hAnsi="Calibri"/>
          <w:rtl w:val="0"/>
        </w:rPr>
        <w:t xml:space="preserve">As the name suggests, however, Back’s proposal was based on hashing.</w:t>
      </w:r>
    </w:p>
    <w:p w:rsidR="00000000" w:rsidDel="00000000" w:rsidP="00000000" w:rsidRDefault="00000000" w:rsidRPr="00000000" w14:paraId="0000004A">
      <w:pPr>
        <w:spacing w:after="200" w:lineRule="auto"/>
        <w:rPr>
          <w:rFonts w:ascii="Calibri" w:cs="Calibri" w:eastAsia="Calibri" w:hAnsi="Calibri"/>
        </w:rPr>
      </w:pPr>
      <w:r w:rsidDel="00000000" w:rsidR="00000000" w:rsidRPr="00000000">
        <w:rPr>
          <w:rFonts w:ascii="Calibri" w:cs="Calibri" w:eastAsia="Calibri" w:hAnsi="Calibri"/>
          <w:rtl w:val="0"/>
        </w:rPr>
        <w:t xml:space="preserve">Hashing—the cryptographic trick that turns any data into a unique and </w:t>
      </w:r>
      <w:r w:rsidDel="00000000" w:rsidR="00000000" w:rsidRPr="00000000">
        <w:rPr>
          <w:rFonts w:ascii="Calibri" w:cs="Calibri" w:eastAsia="Calibri" w:hAnsi="Calibri"/>
          <w:rtl w:val="0"/>
        </w:rPr>
        <w:t xml:space="preserve">seemingly random</w:t>
      </w:r>
      <w:r w:rsidDel="00000000" w:rsidR="00000000" w:rsidRPr="00000000">
        <w:rPr>
          <w:rFonts w:ascii="Calibri" w:cs="Calibri" w:eastAsia="Calibri" w:hAnsi="Calibri"/>
          <w:rtl w:val="0"/>
        </w:rPr>
        <w:t xml:space="preserve"> string of numbers of a specific length—is a completely unpredictable process. Although the same data will result in the same hash every time, the only way to find out what the hash of a piece of data will look like in the first place, is to actually hash it. It’s this unpredictability that hashcash leveraged in a smart way.</w:t>
      </w:r>
    </w:p>
    <w:p w:rsidR="00000000" w:rsidDel="00000000" w:rsidP="00000000" w:rsidRDefault="00000000" w:rsidRPr="00000000" w14:paraId="0000004B">
      <w:pPr>
        <w:spacing w:after="200" w:lineRule="auto"/>
        <w:rPr>
          <w:rFonts w:ascii="Calibri" w:cs="Calibri" w:eastAsia="Calibri" w:hAnsi="Calibri"/>
        </w:rPr>
      </w:pPr>
      <w:r w:rsidDel="00000000" w:rsidR="00000000" w:rsidRPr="00000000">
        <w:rPr>
          <w:rFonts w:ascii="Calibri" w:cs="Calibri" w:eastAsia="Calibri" w:hAnsi="Calibri"/>
          <w:rtl w:val="0"/>
        </w:rPr>
        <w:t xml:space="preserve">To generate hashcash, a user had to generate a hash out of an e-mail’s metadata (the sender’s address, the recipient’s address, the time, etc.) and a random number—a nonce. But here’s the trick: not every resulting hash would be considered “valid.” Instead, the (binary version of) a valid hash had to start with a predetermined number of zeroes. And there would only be one way to generate a hash that starts with enough zeroes: the user would have to try different nonces and create new hashes until he’d find one that happened to meet the threshold. Simple trial and error.</w:t>
      </w:r>
    </w:p>
    <w:p w:rsidR="00000000" w:rsidDel="00000000" w:rsidP="00000000" w:rsidRDefault="00000000" w:rsidRPr="00000000" w14:paraId="0000004C">
      <w:pPr>
        <w:spacing w:after="200" w:lineRule="auto"/>
        <w:rPr>
          <w:rFonts w:ascii="Calibri" w:cs="Calibri" w:eastAsia="Calibri" w:hAnsi="Calibri"/>
        </w:rPr>
      </w:pPr>
      <w:r w:rsidDel="00000000" w:rsidR="00000000" w:rsidRPr="00000000">
        <w:rPr>
          <w:rFonts w:ascii="Calibri" w:cs="Calibri" w:eastAsia="Calibri" w:hAnsi="Calibri"/>
          <w:rtl w:val="0"/>
        </w:rPr>
        <w:t xml:space="preserve">The amount of leading zeroes required would determine how difficult it’d be to find a valid hash. More zeroes would make it more difficult, because computers would on average need to make more guesses.</w:t>
      </w:r>
    </w:p>
    <w:p w:rsidR="00000000" w:rsidDel="00000000" w:rsidP="00000000" w:rsidRDefault="00000000" w:rsidRPr="00000000" w14:paraId="0000004D">
      <w:pPr>
        <w:spacing w:after="200" w:lineRule="auto"/>
        <w:rPr>
          <w:rFonts w:ascii="Calibri" w:cs="Calibri" w:eastAsia="Calibri" w:hAnsi="Calibri"/>
        </w:rPr>
      </w:pPr>
      <w:r w:rsidDel="00000000" w:rsidR="00000000" w:rsidRPr="00000000">
        <w:rPr>
          <w:rFonts w:ascii="Calibri" w:cs="Calibri" w:eastAsia="Calibri" w:hAnsi="Calibri"/>
          <w:rtl w:val="0"/>
        </w:rPr>
        <w:t xml:space="preserve">“The idea of using partial hashes is that they can be made arbitrarily expensive to compute,” Back explained the advantage of using hashes, “and yet can be verified instantly.”</w:t>
      </w:r>
    </w:p>
    <w:p w:rsidR="00000000" w:rsidDel="00000000" w:rsidP="00000000" w:rsidRDefault="00000000" w:rsidRPr="00000000" w14:paraId="0000004E">
      <w:pPr>
        <w:spacing w:after="200" w:lineRule="auto"/>
        <w:rPr>
          <w:rFonts w:ascii="Calibri" w:cs="Calibri" w:eastAsia="Calibri" w:hAnsi="Calibri"/>
        </w:rPr>
      </w:pPr>
      <w:r w:rsidDel="00000000" w:rsidR="00000000" w:rsidRPr="00000000">
        <w:rPr>
          <w:rFonts w:ascii="Calibri" w:cs="Calibri" w:eastAsia="Calibri" w:hAnsi="Calibri"/>
          <w:rtl w:val="0"/>
        </w:rPr>
        <w:t xml:space="preserve">Like Dwork and Naor’s solution, the idea was that regular users shouldn’t have a problem finding a valid hash to send along with an email fairly quickly—within a few seconds—but spammers shouldn’t be able to do it thousands or millions of times and still remain profitable.</w:t>
      </w:r>
    </w:p>
    <w:p w:rsidR="00000000" w:rsidDel="00000000" w:rsidP="00000000" w:rsidRDefault="00000000" w:rsidRPr="00000000" w14:paraId="0000004F">
      <w:pPr>
        <w:spacing w:after="200" w:lineRule="auto"/>
        <w:rPr>
          <w:rFonts w:ascii="Calibri" w:cs="Calibri" w:eastAsia="Calibri" w:hAnsi="Calibri"/>
        </w:rPr>
      </w:pPr>
      <w:r w:rsidDel="00000000" w:rsidR="00000000" w:rsidRPr="00000000">
        <w:rPr>
          <w:rFonts w:ascii="Calibri" w:cs="Calibri" w:eastAsia="Calibri" w:hAnsi="Calibri"/>
          <w:rtl w:val="0"/>
        </w:rPr>
        <w:t xml:space="preserve">“[. . .] if it hasn't got a 20 bit hash [. . .] you have a program which bounces it with a notice explaining the required postage, and where to obtain software from,” Back explained on the Cypherpunks mailing list. “This would put spammers out of business overnight, as 1,000,000 x 20 = 100 MIP years which is going to be more compute than they've got.”</w:t>
      </w:r>
    </w:p>
    <w:p w:rsidR="00000000" w:rsidDel="00000000" w:rsidP="00000000" w:rsidRDefault="00000000" w:rsidRPr="00000000" w14:paraId="00000050">
      <w:pPr>
        <w:spacing w:after="200" w:lineRule="auto"/>
        <w:rPr>
          <w:rFonts w:ascii="Calibri" w:cs="Calibri" w:eastAsia="Calibri" w:hAnsi="Calibri"/>
        </w:rPr>
      </w:pPr>
      <w:r w:rsidDel="00000000" w:rsidR="00000000" w:rsidRPr="00000000">
        <w:rPr>
          <w:rFonts w:ascii="Calibri" w:cs="Calibri" w:eastAsia="Calibri" w:hAnsi="Calibri"/>
          <w:rtl w:val="0"/>
        </w:rPr>
        <w:t xml:space="preserve">A subtle difference from Dwork and Naor’s solution was that their proof-of-work system wasn’t subject to randomness. The duo’s postage scheme essentially required solving a rather straightforward puzzle, which meant that a more powerful computer would solve the puzzle faster than a weaker computer every time.</w:t>
      </w:r>
    </w:p>
    <w:p w:rsidR="00000000" w:rsidDel="00000000" w:rsidP="00000000" w:rsidRDefault="00000000" w:rsidRPr="00000000" w14:paraId="00000051">
      <w:pPr>
        <w:spacing w:after="200" w:lineRule="auto"/>
        <w:rPr>
          <w:rFonts w:ascii="Calibri" w:cs="Calibri" w:eastAsia="Calibri" w:hAnsi="Calibri"/>
        </w:rPr>
      </w:pPr>
      <w:r w:rsidDel="00000000" w:rsidR="00000000" w:rsidRPr="00000000">
        <w:rPr>
          <w:rFonts w:ascii="Calibri" w:cs="Calibri" w:eastAsia="Calibri" w:hAnsi="Calibri"/>
          <w:rtl w:val="0"/>
        </w:rPr>
        <w:t xml:space="preserve">Producing a valid hash, on the other hand, is a guessing game. And while a more powerful computer would be able to make more guesses per second, a weaker computer could still get lucky from time to time and find a valid hash faster. (Though since spammers would have to generate thousands or millions of valid hashes per spam session anyway, the little bit of variance involved with generating a single hashcash proof of work wouldn’t make a meaningful difference—at least not in the context of stopping junk mail.)</w:t>
      </w:r>
    </w:p>
    <w:p w:rsidR="00000000" w:rsidDel="00000000" w:rsidP="00000000" w:rsidRDefault="00000000" w:rsidRPr="00000000" w14:paraId="00000052">
      <w:pPr>
        <w:spacing w:after="200" w:lineRule="auto"/>
        <w:rPr>
          <w:rFonts w:ascii="Calibri" w:cs="Calibri" w:eastAsia="Calibri" w:hAnsi="Calibri"/>
        </w:rPr>
      </w:pPr>
      <w:r w:rsidDel="00000000" w:rsidR="00000000" w:rsidRPr="00000000">
        <w:rPr>
          <w:rFonts w:ascii="Calibri" w:cs="Calibri" w:eastAsia="Calibri" w:hAnsi="Calibri"/>
          <w:rtl w:val="0"/>
        </w:rPr>
        <w:t xml:space="preserve">“Hashcash may provide a stop gap measure until digicash becomes more widely used,” Back concluded his announcement. “Hashcash is free, all you've got to do is burn some cycles on your PC. It is in keeping with net culture of free discourse, where the financially challenged can duke it out with millionaires, retired government officials, etc on equal terms.”</w:t>
      </w:r>
    </w:p>
    <w:p w:rsidR="00000000" w:rsidDel="00000000" w:rsidP="00000000" w:rsidRDefault="00000000" w:rsidRPr="00000000" w14:paraId="00000053">
      <w:pPr>
        <w:spacing w:after="200" w:lineRule="auto"/>
        <w:rPr>
          <w:rFonts w:ascii="Calibri" w:cs="Calibri" w:eastAsia="Calibri" w:hAnsi="Calibri"/>
        </w:rPr>
      </w:pPr>
      <w:r w:rsidDel="00000000" w:rsidR="00000000" w:rsidRPr="00000000">
        <w:rPr>
          <w:rFonts w:ascii="Calibri" w:cs="Calibri" w:eastAsia="Calibri" w:hAnsi="Calibri"/>
          <w:rtl w:val="0"/>
        </w:rPr>
        <w:t xml:space="preserve">And:</w:t>
      </w:r>
    </w:p>
    <w:p w:rsidR="00000000" w:rsidDel="00000000" w:rsidP="00000000" w:rsidRDefault="00000000" w:rsidRPr="00000000" w14:paraId="00000054">
      <w:pPr>
        <w:spacing w:after="200" w:lineRule="auto"/>
        <w:rPr>
          <w:rFonts w:ascii="Calibri" w:cs="Calibri" w:eastAsia="Calibri" w:hAnsi="Calibri"/>
        </w:rPr>
      </w:pPr>
      <w:r w:rsidDel="00000000" w:rsidR="00000000" w:rsidRPr="00000000">
        <w:rPr>
          <w:rFonts w:ascii="Calibri" w:cs="Calibri" w:eastAsia="Calibri" w:hAnsi="Calibri"/>
          <w:rtl w:val="0"/>
        </w:rPr>
        <w:t xml:space="preserve">“Hashcash may provide us with a fall back method for controlling spam if digicash goes sour (gets outlawed or required to escrow user identities).”</w:t>
      </w:r>
    </w:p>
    <w:p w:rsidR="00000000" w:rsidDel="00000000" w:rsidP="00000000" w:rsidRDefault="00000000" w:rsidRPr="00000000" w14:paraId="00000055">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Digital Scarcity</w:t>
      </w:r>
    </w:p>
    <w:p w:rsidR="00000000" w:rsidDel="00000000" w:rsidP="00000000" w:rsidRDefault="00000000" w:rsidRPr="00000000" w14:paraId="00000056">
      <w:pPr>
        <w:spacing w:after="200" w:lineRule="auto"/>
        <w:rPr>
          <w:rFonts w:ascii="Calibri" w:cs="Calibri" w:eastAsia="Calibri" w:hAnsi="Calibri"/>
        </w:rPr>
      </w:pPr>
      <w:r w:rsidDel="00000000" w:rsidR="00000000" w:rsidRPr="00000000">
        <w:rPr>
          <w:rFonts w:ascii="Calibri" w:cs="Calibri" w:eastAsia="Calibri" w:hAnsi="Calibri"/>
          <w:rtl w:val="0"/>
        </w:rPr>
        <w:t xml:space="preserve">Hashcash enjoyed some adoption in the years following Adam Back’s announcement. The solution would be implemented in Apache’s open source SpamAssassin platform, while Microsoft gave the idea a spin in its incompatible Postmark system. Back himself as well as several other academics meanwhile came up with some alternative applications for the </w:t>
      </w:r>
      <w:r w:rsidDel="00000000" w:rsidR="00000000" w:rsidRPr="00000000">
        <w:rPr>
          <w:rFonts w:ascii="Calibri" w:cs="Calibri" w:eastAsia="Calibri" w:hAnsi="Calibri"/>
          <w:rtl w:val="0"/>
        </w:rPr>
        <w:t xml:space="preserve">proof</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of</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work</w:t>
      </w:r>
      <w:r w:rsidDel="00000000" w:rsidR="00000000" w:rsidRPr="00000000">
        <w:rPr>
          <w:rFonts w:ascii="Calibri" w:cs="Calibri" w:eastAsia="Calibri" w:hAnsi="Calibri"/>
          <w:rtl w:val="0"/>
        </w:rPr>
        <w:t xml:space="preserve"> system, including anti-DOS solutions.</w:t>
      </w:r>
    </w:p>
    <w:p w:rsidR="00000000" w:rsidDel="00000000" w:rsidP="00000000" w:rsidRDefault="00000000" w:rsidRPr="00000000" w14:paraId="00000057">
      <w:pPr>
        <w:spacing w:after="200" w:lineRule="auto"/>
        <w:rPr>
          <w:rFonts w:ascii="Calibri" w:cs="Calibri" w:eastAsia="Calibri" w:hAnsi="Calibri"/>
        </w:rPr>
      </w:pPr>
      <w:r w:rsidDel="00000000" w:rsidR="00000000" w:rsidRPr="00000000">
        <w:rPr>
          <w:rFonts w:ascii="Calibri" w:cs="Calibri" w:eastAsia="Calibri" w:hAnsi="Calibri"/>
          <w:rtl w:val="0"/>
        </w:rPr>
        <w:t xml:space="preserve">But hashcash postage never went truly mainstream. The innovative nature of the solution probably wasn’t enough to overcome the bootstrapping hurdle: someone couldn’t really start demanding hashcash for incoming emails if no one else was using it, as this would result in their email client rejecting all incoming messages. At the same time, there was no incentive to start using hashcash for outgoing emails if no one was demanding it. Like David Chaum’s eCash, Back’s electronic postage system, too, suffered from a chicken-and-egg problem for which there did not appear to be an easy solution.</w:t>
      </w:r>
    </w:p>
    <w:p w:rsidR="00000000" w:rsidDel="00000000" w:rsidP="00000000" w:rsidRDefault="00000000" w:rsidRPr="00000000" w14:paraId="00000058">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wasn’t a great concern for Adam Back, however. The University of Exeter researcher—his day job by now was to work on an encrypted messaging system for medical data—had been thinking beyond hashcash almost immediately after he published the proposal to the Cypherpunks mailing list. Postage was a good problem to solve, but the computer scientist was even more interested in creating digital cash for general use.</w:t>
      </w:r>
    </w:p>
    <w:p w:rsidR="00000000" w:rsidDel="00000000" w:rsidP="00000000" w:rsidRDefault="00000000" w:rsidRPr="00000000" w14:paraId="00000059">
      <w:pPr>
        <w:spacing w:after="200" w:lineRule="auto"/>
        <w:rPr>
          <w:rFonts w:ascii="Calibri" w:cs="Calibri" w:eastAsia="Calibri" w:hAnsi="Calibri"/>
        </w:rPr>
      </w:pPr>
      <w:r w:rsidDel="00000000" w:rsidR="00000000" w:rsidRPr="00000000">
        <w:rPr>
          <w:rFonts w:ascii="Calibri" w:cs="Calibri" w:eastAsia="Calibri" w:hAnsi="Calibri"/>
          <w:rtl w:val="0"/>
        </w:rPr>
        <w:t xml:space="preserve">And while many Cypherpunks still assumed that an electronic cash system would have to be layered on top of existing financial infrastructure, like eCash was, Back had a different vision. He believed that hashcash could offer a whole new direction of research to help realize that vision.</w:t>
      </w:r>
    </w:p>
    <w:p w:rsidR="00000000" w:rsidDel="00000000" w:rsidP="00000000" w:rsidRDefault="00000000" w:rsidRPr="00000000" w14:paraId="0000005A">
      <w:pPr>
        <w:spacing w:after="200" w:lineRule="auto"/>
        <w:rPr>
          <w:rFonts w:ascii="Calibri" w:cs="Calibri" w:eastAsia="Calibri" w:hAnsi="Calibri"/>
        </w:rPr>
      </w:pPr>
      <w:r w:rsidDel="00000000" w:rsidR="00000000" w:rsidRPr="00000000">
        <w:rPr>
          <w:rFonts w:ascii="Calibri" w:cs="Calibri" w:eastAsia="Calibri" w:hAnsi="Calibri"/>
          <w:rtl w:val="0"/>
        </w:rPr>
        <w:t xml:space="preserve">Hashcash’s key innovation was that it tied purely digital data (numbers, essentially) to real resources in physical reality. Producing proof of work required computing cycles, and computing cycles themselves use up electricity, which in turn costs energy to produce. Whereas most things digital can be copied ad infinitum at virtually no cost, proof of work could, in a way, bridge the fundamental scarcity of energy in physical reality into the digital realm.</w:t>
      </w:r>
    </w:p>
    <w:p w:rsidR="00000000" w:rsidDel="00000000" w:rsidP="00000000" w:rsidRDefault="00000000" w:rsidRPr="00000000" w14:paraId="0000005B">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hashcash was digital, yet scarce. The total number of hashcash “currency units” (for lack of a better word) was to some extent limited: there would never be more hashcash than however much could be produced with the amount of energy people would be willing and able to spend on producing it.</w:t>
      </w:r>
    </w:p>
    <w:p w:rsidR="00000000" w:rsidDel="00000000" w:rsidP="00000000" w:rsidRDefault="00000000" w:rsidRPr="00000000" w14:paraId="0000005C">
      <w:pPr>
        <w:spacing w:after="200" w:lineRule="auto"/>
        <w:rPr>
          <w:rFonts w:ascii="Calibri" w:cs="Calibri" w:eastAsia="Calibri" w:hAnsi="Calibri"/>
        </w:rPr>
      </w:pPr>
      <w:r w:rsidDel="00000000" w:rsidR="00000000" w:rsidRPr="00000000">
        <w:rPr>
          <w:rFonts w:ascii="Calibri" w:cs="Calibri" w:eastAsia="Calibri" w:hAnsi="Calibri"/>
          <w:rtl w:val="0"/>
        </w:rPr>
        <w:t xml:space="preserve">This was a key insight, because built-in scarcity represented one of the six properties that Adam Back had put on his shortlist for an ideal electronic cash system. Until recently, digital scarcity could only be created as a promise, like DigiCash’s promise to put a hard limit on the total amount of CyberBucks they would create. But promises, of course, could be broken. Back believed that proof of work embedded the potential to guarantee scarcity on a much more fundamental level.</w:t>
      </w:r>
    </w:p>
    <w:p w:rsidR="00000000" w:rsidDel="00000000" w:rsidP="00000000" w:rsidRDefault="00000000" w:rsidRPr="00000000" w14:paraId="0000005D">
      <w:pPr>
        <w:spacing w:after="200" w:lineRule="auto"/>
        <w:rPr>
          <w:rFonts w:ascii="Calibri" w:cs="Calibri" w:eastAsia="Calibri" w:hAnsi="Calibri"/>
        </w:rPr>
      </w:pPr>
      <w:r w:rsidDel="00000000" w:rsidR="00000000" w:rsidRPr="00000000">
        <w:rPr>
          <w:rFonts w:ascii="Calibri" w:cs="Calibri" w:eastAsia="Calibri" w:hAnsi="Calibri"/>
          <w:rtl w:val="0"/>
        </w:rPr>
        <w:t xml:space="preserve">At the same time, he knew that hashcash could not function as a fully fledged digital cash itself. Although it could be used anonymously, was hard to shut down, did not require trust in any individual, and also had some modicum of scarcity, this really only ticked three of the six boxes on Back’s shortlist.</w:t>
      </w:r>
    </w:p>
    <w:p w:rsidR="00000000" w:rsidDel="00000000" w:rsidP="00000000" w:rsidRDefault="00000000" w:rsidRPr="00000000" w14:paraId="0000005E">
      <w:pPr>
        <w:spacing w:after="200" w:lineRule="auto"/>
        <w:rPr>
          <w:rFonts w:ascii="Calibri" w:cs="Calibri" w:eastAsia="Calibri" w:hAnsi="Calibri"/>
        </w:rPr>
      </w:pPr>
      <w:r w:rsidDel="00000000" w:rsidR="00000000" w:rsidRPr="00000000">
        <w:rPr>
          <w:rFonts w:ascii="Calibri" w:cs="Calibri" w:eastAsia="Calibri" w:hAnsi="Calibri"/>
          <w:rtl w:val="0"/>
        </w:rPr>
        <w:t xml:space="preserve">The main problem was that hashcash wasn’t reusable. Each currency unit was custom made to fit with a specific email, so it couldn’t be re-spent elsewhere, and was of no further benefit to recipients.</w:t>
      </w:r>
    </w:p>
    <w:p w:rsidR="00000000" w:rsidDel="00000000" w:rsidP="00000000" w:rsidRDefault="00000000" w:rsidRPr="00000000" w14:paraId="0000005F">
      <w:pPr>
        <w:spacing w:after="200" w:lineRule="auto"/>
        <w:rPr>
          <w:rFonts w:ascii="Calibri" w:cs="Calibri" w:eastAsia="Calibri" w:hAnsi="Calibri"/>
        </w:rPr>
      </w:pPr>
      <w:r w:rsidDel="00000000" w:rsidR="00000000" w:rsidRPr="00000000">
        <w:rPr>
          <w:rFonts w:ascii="Calibri" w:cs="Calibri" w:eastAsia="Calibri" w:hAnsi="Calibri"/>
          <w:rtl w:val="0"/>
        </w:rPr>
        <w:t xml:space="preserve">Back was </w:t>
      </w:r>
      <w:r w:rsidDel="00000000" w:rsidR="00000000" w:rsidRPr="00000000">
        <w:rPr>
          <w:rFonts w:ascii="Calibri" w:cs="Calibri" w:eastAsia="Calibri" w:hAnsi="Calibri"/>
          <w:rtl w:val="0"/>
        </w:rPr>
        <w:t xml:space="preserve">therefore </w:t>
      </w:r>
      <w:r w:rsidDel="00000000" w:rsidR="00000000" w:rsidRPr="00000000">
        <w:rPr>
          <w:rFonts w:ascii="Calibri" w:cs="Calibri" w:eastAsia="Calibri" w:hAnsi="Calibri"/>
          <w:rtl w:val="0"/>
        </w:rPr>
        <w:t xml:space="preserve">thinking that hashcash—or proof of work more generally—could form the basis of a different type of electronic cash design.</w:t>
      </w:r>
    </w:p>
    <w:p w:rsidR="00000000" w:rsidDel="00000000" w:rsidP="00000000" w:rsidRDefault="00000000" w:rsidRPr="00000000" w14:paraId="00000060">
      <w:pPr>
        <w:spacing w:after="200" w:lineRule="auto"/>
        <w:rPr>
          <w:rFonts w:ascii="Calibri" w:cs="Calibri" w:eastAsia="Calibri" w:hAnsi="Calibri"/>
        </w:rPr>
      </w:pPr>
      <w:r w:rsidDel="00000000" w:rsidR="00000000" w:rsidRPr="00000000">
        <w:rPr>
          <w:rFonts w:ascii="Calibri" w:cs="Calibri" w:eastAsia="Calibri" w:hAnsi="Calibri"/>
          <w:rtl w:val="0"/>
        </w:rPr>
        <w:t xml:space="preserve">One of his first suggestions was, for example, a </w:t>
      </w:r>
      <w:r w:rsidDel="00000000" w:rsidR="00000000" w:rsidRPr="00000000">
        <w:rPr>
          <w:rFonts w:ascii="Calibri" w:cs="Calibri" w:eastAsia="Calibri" w:hAnsi="Calibri"/>
          <w:i w:val="1"/>
          <w:iCs w:val="1"/>
          <w:rtl w:val="0"/>
        </w:rPr>
        <w:t xml:space="preserve">Chaumian</w:t>
      </w:r>
      <w:r w:rsidDel="00000000" w:rsidR="00000000" w:rsidRPr="00000000">
        <w:rPr>
          <w:rFonts w:ascii="Calibri" w:cs="Calibri" w:eastAsia="Calibri" w:hAnsi="Calibri"/>
          <w:rtl w:val="0"/>
        </w:rPr>
        <w:t xml:space="preserve"> system where the bank would issue electronic cash upon receipt of hashcash: users would create proof of work and get unbacked digital cash in return. This cash would be anonymous, reusable, and somewhat scarce—though this scarcity would admittedly be rather weak in practice as people could always create more proof of work if they wanted to. And with computer processors getting more powerful each year, producing valid proof of work would get cheaper and cheaper over time.</w:t>
      </w:r>
      <w:r w:rsidDel="00000000" w:rsidR="00000000" w:rsidRPr="00000000">
        <w:rPr>
          <w:rFonts w:ascii="Calibri" w:cs="Calibri" w:eastAsia="Calibri" w:hAnsi="Calibri"/>
          <w:vertAlign w:val="superscript"/>
        </w:rPr>
        <w:footnoteReference w:customMarkFollows="0" w:id="13"/>
      </w:r>
      <w:r w:rsidDel="00000000" w:rsidR="00000000" w:rsidRPr="00000000">
        <w:rPr>
          <w:rtl w:val="0"/>
        </w:rPr>
      </w:r>
    </w:p>
    <w:p w:rsidR="00000000" w:rsidDel="00000000" w:rsidP="00000000" w:rsidRDefault="00000000" w:rsidRPr="00000000" w14:paraId="00000061">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hashcash’s fundamental scarcity was more of a technicality. If it were to really form the basis of an electronic currency, newer and more powerful computers would eventually flush the market with fresh currency units, and the currency would hyperinflate.</w:t>
      </w:r>
    </w:p>
    <w:p w:rsidR="00000000" w:rsidDel="00000000" w:rsidP="00000000" w:rsidRDefault="00000000" w:rsidRPr="00000000" w14:paraId="00000062">
      <w:pPr>
        <w:spacing w:after="200" w:lineRule="auto"/>
        <w:rPr>
          <w:rFonts w:ascii="Calibri" w:cs="Calibri" w:eastAsia="Calibri" w:hAnsi="Calibri"/>
        </w:rPr>
      </w:pPr>
      <w:r w:rsidDel="00000000" w:rsidR="00000000" w:rsidRPr="00000000">
        <w:rPr>
          <w:rFonts w:ascii="Calibri" w:cs="Calibri" w:eastAsia="Calibri" w:hAnsi="Calibri"/>
          <w:rtl w:val="0"/>
        </w:rPr>
        <w:t xml:space="preserve">In addition, users would need to trust the bank not to create money out of nothing. Like any electronic cash system following Chaum’s design, the entity that issues the digital currency and prevents double-spending, would </w:t>
      </w:r>
      <w:r w:rsidDel="00000000" w:rsidR="00000000" w:rsidRPr="00000000">
        <w:rPr>
          <w:rFonts w:ascii="Calibri" w:cs="Calibri" w:eastAsia="Calibri" w:hAnsi="Calibri"/>
          <w:i w:val="1"/>
          <w:iCs w:val="1"/>
          <w:rtl w:val="0"/>
        </w:rPr>
        <w:t xml:space="preserve">itself </w:t>
      </w:r>
      <w:r w:rsidDel="00000000" w:rsidR="00000000" w:rsidRPr="00000000">
        <w:rPr>
          <w:rFonts w:ascii="Calibri" w:cs="Calibri" w:eastAsia="Calibri" w:hAnsi="Calibri"/>
          <w:rtl w:val="0"/>
        </w:rPr>
        <w:t xml:space="preserve">need to be trusted to not erroneously enrich itself.</w:t>
      </w:r>
    </w:p>
    <w:p w:rsidR="00000000" w:rsidDel="00000000" w:rsidP="00000000" w:rsidRDefault="00000000" w:rsidRPr="00000000" w14:paraId="00000063">
      <w:pPr>
        <w:spacing w:after="200" w:lineRule="auto"/>
        <w:rPr>
          <w:rFonts w:ascii="Calibri" w:cs="Calibri" w:eastAsia="Calibri" w:hAnsi="Calibri"/>
        </w:rPr>
      </w:pPr>
      <w:r w:rsidDel="00000000" w:rsidR="00000000" w:rsidRPr="00000000">
        <w:rPr>
          <w:rFonts w:ascii="Calibri" w:cs="Calibri" w:eastAsia="Calibri" w:hAnsi="Calibri"/>
          <w:rtl w:val="0"/>
        </w:rPr>
        <w:t xml:space="preserve">Though, Back believed free market competition could potentially help solve this problem.</w:t>
      </w:r>
    </w:p>
    <w:p w:rsidR="00000000" w:rsidDel="00000000" w:rsidP="00000000" w:rsidRDefault="00000000" w:rsidRPr="00000000" w14:paraId="00000064">
      <w:pPr>
        <w:spacing w:after="200" w:lineRule="auto"/>
        <w:rPr>
          <w:rFonts w:ascii="Calibri" w:cs="Calibri" w:eastAsia="Calibri" w:hAnsi="Calibri"/>
        </w:rPr>
      </w:pPr>
      <w:r w:rsidDel="00000000" w:rsidR="00000000" w:rsidRPr="00000000">
        <w:rPr>
          <w:rFonts w:ascii="Calibri" w:cs="Calibri" w:eastAsia="Calibri" w:hAnsi="Calibri"/>
          <w:rtl w:val="0"/>
        </w:rPr>
        <w:t xml:space="preserve">“So, perhaps you could have multiple banks and let reputation sort them out, if you could arrange the protocols so that it would be apparent if a bank was minting more cash than it had received hash collisions for. [. . .] But if you've got multiple banks then you've got to have an exchange mechanism. The market could probably take care of this, setting exchange rates based on banks reputations,” he suggested, in what now very closely resembled a free-banking system as described by Friedrich Hayek.</w:t>
      </w:r>
    </w:p>
    <w:p w:rsidR="00000000" w:rsidDel="00000000" w:rsidP="00000000" w:rsidRDefault="00000000" w:rsidRPr="00000000" w14:paraId="00000065">
      <w:pPr>
        <w:spacing w:after="200" w:lineRule="auto"/>
        <w:rPr>
          <w:rFonts w:ascii="Calibri" w:cs="Calibri" w:eastAsia="Calibri" w:hAnsi="Calibri"/>
        </w:rPr>
      </w:pPr>
      <w:r w:rsidDel="00000000" w:rsidR="00000000" w:rsidRPr="00000000">
        <w:rPr>
          <w:rFonts w:ascii="Calibri" w:cs="Calibri" w:eastAsia="Calibri" w:hAnsi="Calibri"/>
          <w:rtl w:val="0"/>
        </w:rPr>
        <w:t xml:space="preserve">Still, the young Cypherpunk from Exeter believed that they could maybe do even better than that:</w:t>
      </w:r>
    </w:p>
    <w:p w:rsidR="00000000" w:rsidDel="00000000" w:rsidP="00000000" w:rsidRDefault="00000000" w:rsidRPr="00000000" w14:paraId="00000066">
      <w:pPr>
        <w:spacing w:after="200" w:lineRule="auto"/>
        <w:rPr>
          <w:rFonts w:ascii="Calibri" w:cs="Calibri" w:eastAsia="Calibri" w:hAnsi="Calibri"/>
        </w:rPr>
      </w:pPr>
      <w:r w:rsidDel="00000000" w:rsidR="00000000" w:rsidRPr="00000000">
        <w:rPr>
          <w:rFonts w:ascii="Calibri" w:cs="Calibri" w:eastAsia="Calibri" w:hAnsi="Calibri"/>
          <w:rtl w:val="0"/>
        </w:rPr>
        <w:t xml:space="preserve">“it would be nicer to have something which required no trust and which had no posssibility [sic] of cheating rather than relying on reputation to sort them out.”</w:t>
      </w:r>
      <w:r w:rsidDel="00000000" w:rsidR="00000000" w:rsidRPr="00000000">
        <w:rPr>
          <w:rFonts w:ascii="Calibri" w:cs="Calibri" w:eastAsia="Calibri" w:hAnsi="Calibri"/>
          <w:vertAlign w:val="superscript"/>
        </w:rPr>
        <w:footnoteReference w:customMarkFollows="0" w:id="14"/>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aron van Wirdum" w:id="0" w:date="2024-01-15T14:28:51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actually smaller than that. Answering machine sized?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67">
      <w:pPr>
        <w:rPr>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Adam Back, “Re: ‘why privacy’ revisited,” originally sent to the Cypherpunks mailing list, March 22, 1997, available via: </w:t>
      </w:r>
      <w:hyperlink r:id="rId1">
        <w:r w:rsidDel="00000000" w:rsidR="00000000" w:rsidRPr="00000000">
          <w:rPr>
            <w:color w:val="1155cc"/>
            <w:sz w:val="20"/>
            <w:szCs w:val="20"/>
            <w:u w:val="single"/>
            <w:rtl w:val="0"/>
          </w:rPr>
          <w:t xml:space="preserve">https://cypherpunks.venona.com/date/1997/03/msg00586.html</w:t>
        </w:r>
      </w:hyperlink>
      <w:r w:rsidDel="00000000" w:rsidR="00000000" w:rsidRPr="00000000">
        <w:rPr>
          <w:sz w:val="20"/>
          <w:szCs w:val="20"/>
          <w:rtl w:val="0"/>
        </w:rPr>
        <w:t xml:space="preserve">.</w:t>
      </w:r>
    </w:p>
  </w:footnote>
  <w:footnote w:id="3">
    <w:p w:rsidR="00000000" w:rsidDel="00000000" w:rsidP="00000000" w:rsidRDefault="00000000" w:rsidRPr="00000000" w14:paraId="0000006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Adam Back, “Re: cypherpunks digicash bank?,” originally sent to the Cypherpunks mailing list, October 8, 1995, accessed via: </w:t>
      </w:r>
      <w:hyperlink r:id="rId2">
        <w:r w:rsidDel="00000000" w:rsidR="00000000" w:rsidRPr="00000000">
          <w:rPr>
            <w:color w:val="1155cc"/>
            <w:sz w:val="20"/>
            <w:szCs w:val="20"/>
            <w:u w:val="single"/>
            <w:rtl w:val="0"/>
          </w:rPr>
          <w:t xml:space="preserve">https://cypherpunks.venona.com/date/1995/10/msg00734.html</w:t>
        </w:r>
      </w:hyperlink>
      <w:r w:rsidDel="00000000" w:rsidR="00000000" w:rsidRPr="00000000">
        <w:rPr>
          <w:sz w:val="20"/>
          <w:szCs w:val="20"/>
          <w:rtl w:val="0"/>
        </w:rPr>
        <w:t xml:space="preserve">.</w:t>
      </w:r>
      <w:r w:rsidDel="00000000" w:rsidR="00000000" w:rsidRPr="00000000">
        <w:rPr>
          <w:rtl w:val="0"/>
        </w:rPr>
      </w:r>
    </w:p>
  </w:footnote>
  <w:footnote w:id="4">
    <w:p w:rsidR="00000000" w:rsidDel="00000000" w:rsidP="00000000" w:rsidRDefault="00000000" w:rsidRPr="00000000" w14:paraId="0000006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Adam Back, “cypherpunks digicash bank?,” originally sent to the Cypherpunks mailing list, October 7, 1995, accessed via: </w:t>
      </w:r>
      <w:hyperlink r:id="rId3">
        <w:r w:rsidDel="00000000" w:rsidR="00000000" w:rsidRPr="00000000">
          <w:rPr>
            <w:color w:val="1155cc"/>
            <w:sz w:val="20"/>
            <w:szCs w:val="20"/>
            <w:u w:val="single"/>
            <w:rtl w:val="0"/>
          </w:rPr>
          <w:t xml:space="preserve">https://cypherpunks.venona.com/date/1995/10/msg00690.html</w:t>
        </w:r>
      </w:hyperlink>
      <w:r w:rsidDel="00000000" w:rsidR="00000000" w:rsidRPr="00000000">
        <w:rPr>
          <w:sz w:val="20"/>
          <w:szCs w:val="20"/>
          <w:rtl w:val="0"/>
        </w:rPr>
        <w:t xml:space="preserve">.</w:t>
      </w:r>
      <w:r w:rsidDel="00000000" w:rsidR="00000000" w:rsidRPr="00000000">
        <w:rPr>
          <w:rtl w:val="0"/>
        </w:rPr>
      </w:r>
    </w:p>
  </w:footnote>
  <w:footnote w:id="5">
    <w:p w:rsidR="00000000" w:rsidDel="00000000" w:rsidP="00000000" w:rsidRDefault="00000000" w:rsidRPr="00000000" w14:paraId="0000006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Barnes, “cypherpunks digicash.”</w:t>
      </w:r>
    </w:p>
  </w:footnote>
  <w:footnote w:id="6">
    <w:p w:rsidR="00000000" w:rsidDel="00000000" w:rsidP="00000000" w:rsidRDefault="00000000" w:rsidRPr="00000000" w14:paraId="000000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Adam Back, “distributed virtual bank,” originally sent to the Cypherpunks mailing list, August 27, 1997, accessed via: </w:t>
      </w:r>
      <w:hyperlink r:id="rId4">
        <w:r w:rsidDel="00000000" w:rsidR="00000000" w:rsidRPr="00000000">
          <w:rPr>
            <w:color w:val="1155cc"/>
            <w:sz w:val="20"/>
            <w:szCs w:val="20"/>
            <w:u w:val="single"/>
            <w:rtl w:val="0"/>
          </w:rPr>
          <w:t xml:space="preserve">https://cypherpunks.venona.com/date/1997/08/msg01289.html</w:t>
        </w:r>
      </w:hyperlink>
      <w:r w:rsidDel="00000000" w:rsidR="00000000" w:rsidRPr="00000000">
        <w:rPr>
          <w:sz w:val="20"/>
          <w:szCs w:val="20"/>
          <w:rtl w:val="0"/>
        </w:rPr>
        <w:t xml:space="preserve">.</w:t>
      </w:r>
      <w:r w:rsidDel="00000000" w:rsidR="00000000" w:rsidRPr="00000000">
        <w:rPr>
          <w:rtl w:val="0"/>
        </w:rPr>
      </w:r>
    </w:p>
  </w:footnote>
  <w:footnote w:id="7">
    <w:p w:rsidR="00000000" w:rsidDel="00000000" w:rsidP="00000000" w:rsidRDefault="00000000" w:rsidRPr="00000000" w14:paraId="000000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“Re: More on digital postage,” originally sent to the Cypherpunks mailing list, February 15, 1997, accessed via: </w:t>
      </w:r>
      <w:hyperlink r:id="rId5">
        <w:r w:rsidDel="00000000" w:rsidR="00000000" w:rsidRPr="00000000">
          <w:rPr>
            <w:color w:val="1155cc"/>
            <w:sz w:val="20"/>
            <w:szCs w:val="20"/>
            <w:u w:val="single"/>
            <w:rtl w:val="0"/>
          </w:rPr>
          <w:t xml:space="preserve">https://cypherpunks.venona.com/date/1997/02/msg02295.html</w:t>
        </w:r>
      </w:hyperlink>
      <w:r w:rsidDel="00000000" w:rsidR="00000000" w:rsidRPr="00000000">
        <w:rPr>
          <w:sz w:val="20"/>
          <w:szCs w:val="20"/>
          <w:rtl w:val="0"/>
        </w:rPr>
        <w:t xml:space="preserve">.</w:t>
      </w:r>
      <w:r w:rsidDel="00000000" w:rsidR="00000000" w:rsidRPr="00000000">
        <w:rPr>
          <w:rtl w:val="0"/>
        </w:rPr>
      </w:r>
    </w:p>
  </w:footnote>
  <w:footnote w:id="8">
    <w:p w:rsidR="00000000" w:rsidDel="00000000" w:rsidP="00000000" w:rsidRDefault="00000000" w:rsidRPr="00000000" w14:paraId="0000006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Adam Back, “Re: bulk postage fine (was Re: non-censorous spam control),” originally sent to the Cypherpunks mailing list, August 3, 1997 accessed via: </w:t>
      </w:r>
      <w:hyperlink r:id="rId6">
        <w:r w:rsidDel="00000000" w:rsidR="00000000" w:rsidRPr="00000000">
          <w:rPr>
            <w:color w:val="1155cc"/>
            <w:sz w:val="20"/>
            <w:szCs w:val="20"/>
            <w:u w:val="single"/>
            <w:rtl w:val="0"/>
          </w:rPr>
          <w:t xml:space="preserve">https://cypherpunks.venona.com/date/1997/08/msg00070.html</w:t>
        </w:r>
      </w:hyperlink>
      <w:r w:rsidDel="00000000" w:rsidR="00000000" w:rsidRPr="00000000">
        <w:rPr>
          <w:sz w:val="20"/>
          <w:szCs w:val="20"/>
          <w:rtl w:val="0"/>
        </w:rPr>
        <w:t xml:space="preserve">.</w:t>
      </w:r>
      <w:r w:rsidDel="00000000" w:rsidR="00000000" w:rsidRPr="00000000">
        <w:rPr>
          <w:rtl w:val="0"/>
        </w:rPr>
      </w:r>
    </w:p>
  </w:footnote>
  <w:footnote w:id="11">
    <w:p w:rsidR="00000000" w:rsidDel="00000000" w:rsidP="00000000" w:rsidRDefault="00000000" w:rsidRPr="00000000" w14:paraId="0000006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Adam Back, “[ANNOUNCE] hash cash postage implementation,” originally sent to the Cypherpunks mailing list, March 28, 1997, accessed via: </w:t>
      </w:r>
      <w:hyperlink r:id="rId7">
        <w:r w:rsidDel="00000000" w:rsidR="00000000" w:rsidRPr="00000000">
          <w:rPr>
            <w:color w:val="1155cc"/>
            <w:sz w:val="20"/>
            <w:szCs w:val="20"/>
            <w:u w:val="single"/>
            <w:rtl w:val="0"/>
          </w:rPr>
          <w:t xml:space="preserve">https://cypherpunks.venona.com/date/1997/03/msg00774.html</w:t>
        </w:r>
      </w:hyperlink>
      <w:r w:rsidDel="00000000" w:rsidR="00000000" w:rsidRPr="00000000">
        <w:rPr>
          <w:sz w:val="20"/>
          <w:szCs w:val="20"/>
          <w:rtl w:val="0"/>
        </w:rPr>
        <w:t xml:space="preserve">.</w:t>
      </w:r>
      <w:r w:rsidDel="00000000" w:rsidR="00000000" w:rsidRPr="00000000">
        <w:rPr>
          <w:rtl w:val="0"/>
        </w:rPr>
      </w:r>
    </w:p>
  </w:footnote>
  <w:footnote w:id="12">
    <w:p w:rsidR="00000000" w:rsidDel="00000000" w:rsidP="00000000" w:rsidRDefault="00000000" w:rsidRPr="00000000" w14:paraId="0000006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Adam Back, “Re: Remailer problem solution?” March 23, 1997, accessed via: </w:t>
      </w:r>
      <w:hyperlink r:id="rId8">
        <w:r w:rsidDel="00000000" w:rsidR="00000000" w:rsidRPr="00000000">
          <w:rPr>
            <w:color w:val="1155cc"/>
            <w:sz w:val="20"/>
            <w:szCs w:val="20"/>
            <w:u w:val="single"/>
            <w:rtl w:val="0"/>
          </w:rPr>
          <w:t xml:space="preserve">https://cypherpunks.venona.com/date/1997/03/msg00631.html</w:t>
        </w:r>
      </w:hyperlink>
      <w:r w:rsidDel="00000000" w:rsidR="00000000" w:rsidRPr="00000000">
        <w:rPr>
          <w:sz w:val="20"/>
          <w:szCs w:val="20"/>
          <w:rtl w:val="0"/>
        </w:rPr>
        <w:t xml:space="preserve">.</w:t>
      </w:r>
      <w:r w:rsidDel="00000000" w:rsidR="00000000" w:rsidRPr="00000000">
        <w:rPr>
          <w:rtl w:val="0"/>
        </w:rPr>
      </w:r>
    </w:p>
  </w:footnote>
  <w:footnote w:id="13">
    <w:p w:rsidR="00000000" w:rsidDel="00000000" w:rsidP="00000000" w:rsidRDefault="00000000" w:rsidRPr="00000000" w14:paraId="0000007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Back, “Re: Bypassing.”</w:t>
      </w:r>
    </w:p>
  </w:footnote>
  <w:footnote w:id="14">
    <w:p w:rsidR="00000000" w:rsidDel="00000000" w:rsidP="00000000" w:rsidRDefault="00000000" w:rsidRPr="00000000" w14:paraId="0000007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Back, “Re: Bypassing.” </w:t>
      </w:r>
      <w:r w:rsidDel="00000000" w:rsidR="00000000" w:rsidRPr="00000000">
        <w:rPr>
          <w:rtl w:val="0"/>
        </w:rPr>
      </w:r>
    </w:p>
  </w:footnote>
  <w:footnote w:id="2">
    <w:p w:rsidR="00000000" w:rsidDel="00000000" w:rsidP="00000000" w:rsidRDefault="00000000" w:rsidRPr="00000000" w14:paraId="0000007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Adam Back, “</w:t>
      </w:r>
      <w:r w:rsidDel="00000000" w:rsidR="00000000" w:rsidRPr="00000000">
        <w:rPr>
          <w:color w:val="0f0f0f"/>
          <w:sz w:val="20"/>
          <w:szCs w:val="20"/>
          <w:rtl w:val="0"/>
        </w:rPr>
        <w:t xml:space="preserve">The Bitcoin Game #59: Dr. Adam Back,” interview by </w:t>
      </w:r>
      <w:r w:rsidDel="00000000" w:rsidR="00000000" w:rsidRPr="00000000">
        <w:rPr>
          <w:color w:val="131313"/>
          <w:sz w:val="20"/>
          <w:szCs w:val="20"/>
          <w:highlight w:val="white"/>
          <w:rtl w:val="0"/>
        </w:rPr>
        <w:t xml:space="preserve">Rob Mitchell, </w:t>
      </w:r>
      <w:r w:rsidDel="00000000" w:rsidR="00000000" w:rsidRPr="00000000">
        <w:rPr>
          <w:i w:val="1"/>
          <w:iCs w:val="1"/>
          <w:color w:val="131313"/>
          <w:sz w:val="20"/>
          <w:szCs w:val="20"/>
          <w:highlight w:val="white"/>
          <w:rtl w:val="0"/>
        </w:rPr>
        <w:t xml:space="preserve">The Bitcoin Game</w:t>
      </w:r>
      <w:r w:rsidDel="00000000" w:rsidR="00000000" w:rsidRPr="00000000">
        <w:rPr>
          <w:color w:val="131313"/>
          <w:sz w:val="20"/>
          <w:szCs w:val="20"/>
          <w:highlight w:val="white"/>
          <w:rtl w:val="0"/>
        </w:rPr>
        <w:t xml:space="preserve">, YouTube, October 25, 2018,</w:t>
      </w:r>
      <w:r w:rsidDel="00000000" w:rsidR="00000000" w:rsidRPr="00000000">
        <w:rPr>
          <w:b w:val="1"/>
          <w:bCs w:val="1"/>
          <w:color w:val="0f0f0f"/>
          <w:sz w:val="20"/>
          <w:szCs w:val="20"/>
          <w:rtl w:val="0"/>
        </w:rPr>
        <w:t xml:space="preserve"> </w:t>
      </w:r>
      <w:hyperlink r:id="rId9">
        <w:r w:rsidDel="00000000" w:rsidR="00000000" w:rsidRPr="00000000">
          <w:rPr>
            <w:color w:val="1155cc"/>
            <w:sz w:val="20"/>
            <w:szCs w:val="20"/>
            <w:highlight w:val="white"/>
            <w:u w:val="single"/>
            <w:rtl w:val="0"/>
          </w:rPr>
          <w:t xml:space="preserve">https://youtu.be/xxYsRjanphA?si=XVdLXPWGUk6oVPXg&amp;t=647</w:t>
        </w:r>
      </w:hyperlink>
      <w:r w:rsidDel="00000000" w:rsidR="00000000" w:rsidRPr="00000000">
        <w:rPr>
          <w:color w:val="0f0f0f"/>
          <w:sz w:val="20"/>
          <w:szCs w:val="20"/>
          <w:highlight w:val="white"/>
          <w:rtl w:val="0"/>
        </w:rPr>
        <w:t xml:space="preserve"> </w:t>
      </w:r>
      <w:r w:rsidDel="00000000" w:rsidR="00000000" w:rsidRPr="00000000">
        <w:rPr>
          <w:sz w:val="20"/>
          <w:szCs w:val="20"/>
          <w:rtl w:val="0"/>
        </w:rPr>
        <w:t xml:space="preserve">10:47–11:19.</w:t>
      </w:r>
    </w:p>
  </w:footnote>
  <w:footnote w:id="9">
    <w:p w:rsidR="00000000" w:rsidDel="00000000" w:rsidP="00000000" w:rsidRDefault="00000000" w:rsidRPr="00000000" w14:paraId="0000007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Adam Back, “no government regulation of the net (was Re: bulk postage fine),”</w:t>
      </w:r>
      <w:r w:rsidDel="00000000" w:rsidR="00000000" w:rsidRPr="00000000">
        <w:rPr>
          <w:b w:val="1"/>
          <w:bCs w:val="1"/>
          <w:sz w:val="20"/>
          <w:szCs w:val="20"/>
          <w:rtl w:val="0"/>
        </w:rPr>
        <w:t xml:space="preserve"> </w:t>
      </w:r>
      <w:r w:rsidDel="00000000" w:rsidR="00000000" w:rsidRPr="00000000">
        <w:rPr>
          <w:sz w:val="20"/>
          <w:szCs w:val="20"/>
          <w:rtl w:val="0"/>
        </w:rPr>
        <w:t xml:space="preserve">originally sent to the Cypherpunks mailing list, August 3, 1997, accessed via: </w:t>
      </w:r>
      <w:hyperlink r:id="rId10">
        <w:r w:rsidDel="00000000" w:rsidR="00000000" w:rsidRPr="00000000">
          <w:rPr>
            <w:color w:val="1155cc"/>
            <w:sz w:val="20"/>
            <w:szCs w:val="20"/>
            <w:u w:val="single"/>
            <w:rtl w:val="0"/>
          </w:rPr>
          <w:t xml:space="preserve">https://cypherpunks.venona.com/date/1997/08/msg00087.html</w:t>
        </w:r>
      </w:hyperlink>
      <w:r w:rsidDel="00000000" w:rsidR="00000000" w:rsidRPr="00000000">
        <w:rPr>
          <w:sz w:val="20"/>
          <w:szCs w:val="20"/>
          <w:rtl w:val="0"/>
        </w:rPr>
        <w:t xml:space="preserve">.</w:t>
      </w:r>
      <w:r w:rsidDel="00000000" w:rsidR="00000000" w:rsidRPr="00000000">
        <w:rPr>
          <w:rtl w:val="0"/>
        </w:rPr>
      </w:r>
    </w:p>
  </w:footnote>
  <w:footnote w:id="10">
    <w:p w:rsidR="00000000" w:rsidDel="00000000" w:rsidP="00000000" w:rsidRDefault="00000000" w:rsidRPr="00000000" w14:paraId="0000007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Cynthia Dwork and Moni Naor, “Pricing via Processing or Combatting Junk Mail,” </w:t>
      </w:r>
      <w:r w:rsidDel="00000000" w:rsidR="00000000" w:rsidRPr="00000000">
        <w:rPr>
          <w:i w:val="1"/>
          <w:iCs w:val="1"/>
          <w:sz w:val="20"/>
          <w:szCs w:val="20"/>
          <w:shd w:fill="fcfcfc" w:val="clear"/>
          <w:rtl w:val="0"/>
        </w:rPr>
        <w:t xml:space="preserve">Advances in Cryptology—Crypto </w:t>
      </w:r>
      <w:r w:rsidDel="00000000" w:rsidR="00000000" w:rsidRPr="00000000">
        <w:rPr>
          <w:i w:val="1"/>
          <w:iCs w:val="1"/>
          <w:sz w:val="20"/>
          <w:szCs w:val="20"/>
          <w:shd w:fill="fcfcfc" w:val="clear"/>
          <w:rtl w:val="0"/>
        </w:rPr>
        <w:t xml:space="preserve">’</w:t>
      </w:r>
      <w:r w:rsidDel="00000000" w:rsidR="00000000" w:rsidRPr="00000000">
        <w:rPr>
          <w:i w:val="1"/>
          <w:iCs w:val="1"/>
          <w:sz w:val="20"/>
          <w:szCs w:val="20"/>
          <w:shd w:fill="fcfcfc" w:val="clear"/>
          <w:rtl w:val="0"/>
        </w:rPr>
        <w:t xml:space="preserve">92</w:t>
      </w:r>
      <w:r w:rsidDel="00000000" w:rsidR="00000000" w:rsidRPr="00000000">
        <w:rPr>
          <w:sz w:val="20"/>
          <w:szCs w:val="20"/>
          <w:shd w:fill="fcfcfc" w:val="clear"/>
          <w:rtl w:val="0"/>
        </w:rPr>
        <w:t xml:space="preserve"> (1992): 139–147.</w:t>
      </w:r>
      <w:r w:rsidDel="00000000" w:rsidR="00000000" w:rsidRPr="00000000">
        <w:rPr>
          <w:rtl w:val="0"/>
        </w:rPr>
      </w:r>
    </w:p>
  </w:footnote>
  <w:footnote w:id="0">
    <w:p w:rsidR="00000000" w:rsidDel="00000000" w:rsidP="00000000" w:rsidRDefault="00000000" w:rsidRPr="00000000" w14:paraId="0000007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Leslie Lamport, Robert Shostak, and Marshall Pease, “The Byzantine Generals Problem,” </w:t>
      </w:r>
      <w:r w:rsidDel="00000000" w:rsidR="00000000" w:rsidRPr="00000000">
        <w:rPr>
          <w:i w:val="1"/>
          <w:iCs w:val="1"/>
          <w:color w:val="202122"/>
          <w:sz w:val="20"/>
          <w:szCs w:val="20"/>
          <w:highlight w:val="white"/>
          <w:rtl w:val="0"/>
        </w:rPr>
        <w:t xml:space="preserve">ACM Transactions on Programming Languages and Systems</w:t>
      </w:r>
      <w:r w:rsidDel="00000000" w:rsidR="00000000" w:rsidRPr="00000000">
        <w:rPr>
          <w:color w:val="202122"/>
          <w:sz w:val="20"/>
          <w:szCs w:val="20"/>
          <w:highlight w:val="white"/>
          <w:rtl w:val="0"/>
        </w:rPr>
        <w:t xml:space="preserve"> (July 1982): 382–401.</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cypherpunks.venona.com/date/1997/03/msg00586.html" TargetMode="External"/><Relationship Id="rId2" Type="http://schemas.openxmlformats.org/officeDocument/2006/relationships/hyperlink" Target="https://cypherpunks.venona.com/date/1995/10/msg00734.html" TargetMode="External"/><Relationship Id="rId3" Type="http://schemas.openxmlformats.org/officeDocument/2006/relationships/hyperlink" Target="https://cypherpunks.venona.com/date/1995/10/msg00690.html" TargetMode="External"/><Relationship Id="rId4" Type="http://schemas.openxmlformats.org/officeDocument/2006/relationships/hyperlink" Target="https://cypherpunks.venona.com/date/1997/08/msg01289.html" TargetMode="External"/><Relationship Id="rId10" Type="http://schemas.openxmlformats.org/officeDocument/2006/relationships/hyperlink" Target="https://cypherpunks.venona.com/date/1997/08/msg00087.html" TargetMode="External"/><Relationship Id="rId9" Type="http://schemas.openxmlformats.org/officeDocument/2006/relationships/hyperlink" Target="https://youtu.be/xxYsRjanphA?si=XVdLXPWGUk6oVPXg&amp;t=647" TargetMode="External"/><Relationship Id="rId5" Type="http://schemas.openxmlformats.org/officeDocument/2006/relationships/hyperlink" Target="https://cypherpunks.venona.com/date/1997/02/msg02295.html" TargetMode="External"/><Relationship Id="rId6" Type="http://schemas.openxmlformats.org/officeDocument/2006/relationships/hyperlink" Target="https://cypherpunks.venona.com/date/1997/08/msg00070.html" TargetMode="External"/><Relationship Id="rId7" Type="http://schemas.openxmlformats.org/officeDocument/2006/relationships/hyperlink" Target="https://cypherpunks.venona.com/date/1997/03/msg00774.html" TargetMode="External"/><Relationship Id="rId8" Type="http://schemas.openxmlformats.org/officeDocument/2006/relationships/hyperlink" Target="https://cypherpunks.venona.com/date/1997/03/msg0063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