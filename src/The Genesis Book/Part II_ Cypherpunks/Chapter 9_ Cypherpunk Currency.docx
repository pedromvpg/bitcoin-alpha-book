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9: Cypherpunk Currency</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Cypherpunks had set out to defend privacy in the digital age, and they understood that the privacy offered by physical cash was at risk. If electronic payments were to replace paper bills and metal coins, banks and other transaction processors (and by extension the governments that regulate them) could monitor all economic activity.</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Echoing David Chaum’s warnings—the cryptographer and his eCash system served as a great inspiration—Cypherpunks believed that this could ultimately mark the end of human freedom.</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 . .] if the government creates this cashless society, then the government will have unprecedented control over nearly all aspects of our lives,” Tim May would argue on the Cypherpunk mailing list.</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“All transactions, no matter how trivial, will be recorded, stored, and subject to analysis. A complete audit trail of all purchases, food preferences, entertainment choices, liasons [sic] with others, etc., will exist,” he wrote. “Furthermore, transactions which are deemed to be politically incorrect, and there are dozens of obvious examples to choose from, can be _outlawed_ by the mere typing of a few lines of instructions into the appropriate data bases.”</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May in his post offered some relatively mundane examples to support this point. Someone who’d been arrested for driving under the influence could be barred from purchasing beer at a liquor store, he suggested, or pregnant women (“and under Clinton’s computerized health care system this will all be known”) could be refused to buy cigarettes. State oversight over transactions wouldn’t just affect dangerous criminals or fringe political dissidents, the Cypherpunk wanted to stress, it would ultimately facilitate total control over all citizens: “Make no mistake, a government-run cashless society will be worse [</w:t>
      </w:r>
      <w:r w:rsidDel="00000000" w:rsidR="00000000" w:rsidRPr="00000000">
        <w:rPr>
          <w:rFonts w:ascii="Calibri" w:cs="Calibri" w:eastAsia="Calibri" w:hAnsi="Calibri"/>
          <w:rtl w:val="0"/>
        </w:rPr>
        <w:t xml:space="preserve">than]</w:t>
      </w:r>
      <w:r w:rsidDel="00000000" w:rsidR="00000000" w:rsidRPr="00000000">
        <w:rPr>
          <w:rFonts w:ascii="Calibri" w:cs="Calibri" w:eastAsia="Calibri" w:hAnsi="Calibri"/>
          <w:rtl w:val="0"/>
        </w:rPr>
        <w:t xml:space="preserve"> Orwell's worst.”</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It’s why May had at the very first Cypherpunk gathering presented the concept of electronic cash, and why the loose collective of hackers and cryptographers who gathered in Eric Hughes’s unfurnished apartment immediately embraced the idea. The creation of a digital payment system with strong privacy guarantees, Cypherpunks believed, could help prevent such a dystopian future.</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this wasn’t the only reason why Cypherpunks wanted to create digital cash; they believed that cash for the internet could benefit their movement in more ways than one.</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Besides privacy, some Cypherpunks were very interested in other features that electronic money could potentially offer—like fast transaction settlement, non-reversibility, or cost efficiency. They were excited about new possibilities that such features might unlock: internet cash could benefit online services and games, they speculated, or enable machine-to-machine payments. This could in turn perhaps facilitate innovative new types of markets, like the markets for allocating computer resources proposed by the high-tech Hayekians.</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Even closer to home, digital cash could benefit Cypherpunk projects like remailers. The remailers developed by Eric Hughes and Hal Finney were initially operated by Cypherpunks as free services, but it wasn’t obvious that this arrangement could last. As these services would grow more popular over time, operating a remailer could eventually become too resource-intensive for hobbyist volunteers; Hughes expected that operators would one day have to start charging fees. For obvious reasons, such payments would have to be anonymous: users shouldn’t have to reveal their identity to use remailers.</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Similarly, the development of anonymous information markets—BlackNets—depended on the existence of a privacy-preserving form of digital money. For people to be willing to sell classified documents or secret reports over the internet, they’d have to be confident that superiors at their government agency or corporation couldn’t find out it was them who sold these records for a little extra cash: indeed, this meant that this little extra cash needed to be void of any identifying properties.</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And electronic cash was ultimately a critical building block in Tim May’s crypto-anarchist vision for the future. Establishing a parallel society in the digital realm—a “Galt’s Gulch in cyberspace”—required that people could hide their income and wealth from their governments. An anonymous digital currency would allow people to escape taxation.</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May knew that electronic cash would not by itself immediately put the taxman out of a job. Those people with visible participation in the economy—“the guy who works for Lockheed or behind the counter at Safeway”—would still be footing the bill to pay for Uncle Sam. But May argued that if some notable segment of the economy successfully and consistently escaped taxes, a change in public sentiment would eventually trigger a much bigger social change.</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“[T]he effect will be [. . .] an erosion of _support_ for taxation, as word spreads that many consultants, writers, information sellers, and the like are sheltering much of their income via use of networks and strong crypto,” May wrote. “The tax system is already shaky--$5 trillion national debt, growing every year—and it may not take much of a push to trigger a ‘phase change’; a tax revolt.”</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And last but not least, there was the potential for monetary reform.</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In particular, some of the Cypherpunks who, like Tim May were also part of the Extropian community, saw in electronic cash a tool to help realize Friedrich Hayek’s free banking economy. Since electronic cash can be denominated in whatever the market wants, they figured it could make currency competition significantly more practical, and much harder to stop: free banks could be located anywhere in the world, while anyone with an internet connection could use their currency, anonymously.</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 . .] the strong crypto used allows more flexibility in bypassing normal currency rules and can allow users to mutually agree on whatever currency they wish,”</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 May wrote on the Cypherpunks mailing list. And: “one of the potential advantages of strong crypto is the oft-discussed ‘denationalization of money.’”</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Altogether, it posited electronic cash as something akin to the Cypherpunk’s holy grail.</w:t>
      </w:r>
    </w:p>
    <w:p w:rsidR="00000000" w:rsidDel="00000000" w:rsidP="00000000" w:rsidRDefault="00000000" w:rsidRPr="00000000" w14:paraId="0000001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Chaum’s Compromise</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When the Cypherpunks were just getting started in the early 1990s, the only electronic cash project that offered strong privacy was David Chaum’s eCash. So when they discussed digital cash at their meetings or on the Cypherpunks mailing list, Tim May and other Cypherpunks typically referred to Chaum’s design, either implicitly or explicitly. His blind signature scheme had solved a crucial part of the privacy puzzle.</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Several of the Cypherpunks would even go to Amsterdam themselves, to work at Chaum’s digital currency startup for a while. Besides Cypherpunk cofounder Eric Hughes and computer scientist (and Extropian) Nick Szabo, this for example also included security specialist Bryce “Zooko” Wilcox-O’Hearn, and early Cypherpunk Lucky Green.</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Chaum, however, wasn’t particularly charmed by the more radical crypto-anarchist aspirations that May and some of the other Cypherpunks espoused. The cryptographer wasn’t working on a digital cash system to facilitate digital black markets, and he had no desire to help people bring down governments through mass tax evasion. For Chaum, privacy was needed to save democracy—not to get rid of it. While not all Cypherpunks shared May’s more radical vision, Chaum preferred not to be associated with their movement at all, and he never joined their mailing list.</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not all Cypherpunks were unequivocally happy with Chaum and his work, either.</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Hughes had of course decided to leave DigiCash after just a few weeks at the company; his disappointment in Chaum’s business strategy had ultimately served as an impetus to found the Cypherpunk movement. In the following years, Hughes asserted himself on the Cypherpunks mailing list as a consistent and sometimes harsh critic of his former employer: he regularly lambasted the startup’s continued focus on hardware products.</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Cypherpunk hopes that Chaum would deliver on the promise of digital cash crumbled further when they learned that eCash was being designed without strong privacy guarantees for sellers (eCash transaction recipients). Whereas DigiCash’s electronic cash system offered robust privacy for buyers (transaction senders), the true identity of an eCash recipient could be uncovered if the sender and the bank cooperated to do so. (In short: the sender would need to share the unblinded digital cash with the bank, so when the recipient deposits the eCash notes, the bank could link this to the real name associated with the recipient’s bank account.)</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To the surprise of many Cypherpunks, Chaum considered this a desirable feature. The DigiCash CEO reasoned that having the option to deanonymize recipients could prevent that eCash would be used for extortion, kidnapping, or other nefarious criminal activity. By extension, this would probably also make the digital cash system more acceptable for banks and other financial institutions, and (especially) for the regulators overseeing them.</w:t>
      </w:r>
    </w:p>
    <w:p w:rsidR="00000000" w:rsidDel="00000000" w:rsidP="00000000" w:rsidRDefault="00000000" w:rsidRPr="00000000" w14:paraId="0000001B">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Privacy Hardliners</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For most Cypherpunks, the compromise on seller anonymity in eCash was a big disappointment.</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Their goal was, first and foremost, to preserve the level of privacy that was already offered by physical cash, which included anonymity on both sides of a transaction: neither buyers nor sellers reveal personal information when they exchange a dollar bill. May’s crypto-anarchist vision, furthermore, </w:t>
      </w:r>
      <w:r w:rsidDel="00000000" w:rsidR="00000000" w:rsidRPr="00000000">
        <w:rPr>
          <w:rFonts w:ascii="Calibri" w:cs="Calibri" w:eastAsia="Calibri" w:hAnsi="Calibri"/>
          <w:i w:val="1"/>
          <w:iCs w:val="1"/>
          <w:rtl w:val="0"/>
        </w:rPr>
        <w:t xml:space="preserve">required </w:t>
      </w:r>
      <w:r w:rsidDel="00000000" w:rsidR="00000000" w:rsidRPr="00000000">
        <w:rPr>
          <w:rFonts w:ascii="Calibri" w:cs="Calibri" w:eastAsia="Calibri" w:hAnsi="Calibri"/>
          <w:rtl w:val="0"/>
        </w:rPr>
        <w:t xml:space="preserve">full buyer and seller anonymity: no one would put stolen army documents up for sale on a BlackNet if it was trivial for the purchaser to learn their real name.</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Most Cypherpunks therefore had no desire or intention of making compromises on privacy for the sake of making electronic cash technology less attractive for criminals. Nor were they interested in designing software tools to make digital cash more acceptable for regulators: governments were </w:t>
      </w:r>
      <w:r w:rsidDel="00000000" w:rsidR="00000000" w:rsidRPr="00000000">
        <w:rPr>
          <w:rFonts w:ascii="Calibri" w:cs="Calibri" w:eastAsia="Calibri" w:hAnsi="Calibri"/>
          <w:i w:val="1"/>
          <w:iCs w:val="1"/>
          <w:rtl w:val="0"/>
        </w:rPr>
        <w:t xml:space="preserve">themselves </w:t>
      </w:r>
      <w:r w:rsidDel="00000000" w:rsidR="00000000" w:rsidRPr="00000000">
        <w:rPr>
          <w:rFonts w:ascii="Calibri" w:cs="Calibri" w:eastAsia="Calibri" w:hAnsi="Calibri"/>
          <w:rtl w:val="0"/>
        </w:rPr>
        <w:t xml:space="preserve">considered the greatest potential threat to their privacy, at least in the dystopian future they had set out to prevent. They believed that any weaknesses in privacy systems were bound to be abused.</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“_any_ system which allows government to act to trace a transaction, or to trace a message, or to gain access to keys, essentially throws away the liberty-enhancing advantages of cryptography completely,” May argued on the mailing list. “[A]sk yourself whether the government of Myanmar, known as SLORC, would not use its ‘Government Access to Keys’ to round up the dissidents in the jungle. Would Hitler and Himmler have used ‘key recovery’ to determine who the Jews were communicating with so they could all be rounded up and killed? Would the East German Staasi have traced e-cash transations? [sic] For every government extant on the planet [. . .] one can easily think of dozens of examples where access to keys, access to diaries, access to spending records, etc., would be exploited.”</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And although it was true that extortionists, kidnappers, and other criminals would benefit from a fully anonymous payment system as well, May did not believe that the kinds of privacy compromises pursued by Chaum could even realistically solve anything. The scenario where a kidnapper is caught because his identity is revealed through cooperation between the payer and the bank would probably never actually occur, he pointed out, because the kidnapper would not use this system with compromised privacy features in the first place.</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Rather, as long as </w:t>
      </w:r>
      <w:r w:rsidDel="00000000" w:rsidR="00000000" w:rsidRPr="00000000">
        <w:rPr>
          <w:rFonts w:ascii="Calibri" w:cs="Calibri" w:eastAsia="Calibri" w:hAnsi="Calibri"/>
          <w:i w:val="1"/>
          <w:iCs w:val="1"/>
          <w:rtl w:val="0"/>
        </w:rPr>
        <w:t xml:space="preserve">any</w:t>
      </w:r>
      <w:r w:rsidDel="00000000" w:rsidR="00000000" w:rsidRPr="00000000">
        <w:rPr>
          <w:rFonts w:ascii="Calibri" w:cs="Calibri" w:eastAsia="Calibri" w:hAnsi="Calibri"/>
          <w:rtl w:val="0"/>
        </w:rPr>
        <w:t xml:space="preserve"> private payment solution existed anywhere in the world, the kidnappers would probably demand that the money is simply sent to them through that system instead . . . and some private payment solution would likely </w:t>
      </w:r>
      <w:r w:rsidDel="00000000" w:rsidR="00000000" w:rsidRPr="00000000">
        <w:rPr>
          <w:rFonts w:ascii="Calibri" w:cs="Calibri" w:eastAsia="Calibri" w:hAnsi="Calibri"/>
          <w:rtl w:val="0"/>
        </w:rPr>
        <w:t xml:space="preserve">always </w:t>
      </w:r>
      <w:r w:rsidDel="00000000" w:rsidR="00000000" w:rsidRPr="00000000">
        <w:rPr>
          <w:rFonts w:ascii="Calibri" w:cs="Calibri" w:eastAsia="Calibri" w:hAnsi="Calibri"/>
          <w:rtl w:val="0"/>
        </w:rPr>
        <w:t xml:space="preserve">exist </w:t>
      </w:r>
      <w:r w:rsidDel="00000000" w:rsidR="00000000" w:rsidRPr="00000000">
        <w:rPr>
          <w:rFonts w:ascii="Calibri" w:cs="Calibri" w:eastAsia="Calibri" w:hAnsi="Calibri"/>
          <w:i w:val="1"/>
          <w:iCs w:val="1"/>
          <w:rtl w:val="0"/>
        </w:rPr>
        <w:t xml:space="preserve">somewhere</w:t>
      </w:r>
      <w:r w:rsidDel="00000000" w:rsidR="00000000" w:rsidRPr="00000000">
        <w:rPr>
          <w:rFonts w:ascii="Calibri" w:cs="Calibri" w:eastAsia="Calibri" w:hAnsi="Calibri"/>
          <w:rtl w:val="0"/>
        </w:rPr>
        <w:t xml:space="preserve">.</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“It could be a physical bank, a la the Bank of Albania, or it could be an underground payment system, a la the Mafia, the Tongs, the Triads, whatever,” May suggested. “Unfortunately for [financial regulators], and unfortunately for the victims of such crimes, no such worldwide stoppage of all such systems seems possible, even with draconian police state measures. There are just too many interstices for the bits to hide. And too much economic incentive for some persons or banks to offer such funds transfer methods.”</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Chaum had through eCash helped shape how May and his fellow privacy activists thought about online privacy and electronic payments, but a few years into his digital cash project, the pioneering cryptographer was making fundamentally different trade-offs than most of the Cypherpunks would.</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Disappointed, May wrote to the Cypherpunks mailing list:</w:t>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“As to fully untraceable digital cash--the real e-cash--we may be the carriers of the torch for this.”</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26">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Patents</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Some of the Cypherpunks did come up with solutions to make an eCash-like system with complete privacy for both buyers and sellers.</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Zooko, for example, pointed out that the problem was easily solved if users were allowed to have pseudonymous bank accounts: banks can’t link an eCash payment to a real identity if they don’t know the real identity of their account holders to begin with. (The Cypherpunks sometimes discussed offshore banking in this context.)</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Nick Szabo, alternatively, suggested that sellers could perhaps swap the eCash they received with someone else’s eCash, and send this new eCash to the bank instead. This would prevent the original payment from being linked to the recipient’s real identity—though it might require trust in the eCash exchanger. (The exchanger could still cooperate with the bank to reveal the eCash recipient’s identity, and possibly even steal the eCash by abandoning the trade halfway through.)</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A third option was proposed by an anonymous mailing list contributor who came up with a scheme where the seller was involved with the initial creation of the eCash. Where in the original eCash protocol only the buyer and the bank are involved with the generation of blinding keys and blind signatures, this protocol would let the eventual recipient of the electronic currency add a layer of encryption as well.</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But for all of these solutions, there was one big problem: David Chaum held the patent for the blind signature algorithm. And the Cypherpunks believed that he would only license his product to “respectable” organizations that would not, in his view, make his technology look bad. Suffice to say, the Cypherpunks concluded he wouldn’t license it to their ragtag group of crypto-anarchists and privacy fundamentalists.</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It represented a source of frustration for the Cypherpunks, perhaps best articulated in a lengthy mailing list post by Tim May. Channeling both the hacker ethos and the Extropian philosophy, the group’s cofounder argued that technological progress was best achieved through experimentation and competition, and made the case that software patents hinder both.</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Physical products, even if patented, can at least be used to the buyer’s desire after purchase, May pointed out. For example, patented microchips were in the 1980s freely used by independent technologists to build their own computers, kicking off the personal computer revolution. Software licensing schemes, in contrast, imposed all kinds of restrictions on how the software is used even after it is purchased, effectively killing further innovation.</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 . .] the issue of concern is that the patents on the software ideas and concepts mean that experimenters, developers, and hackers cannot buy a license for digicash the way they would buy some ICs and then experiment, develop, and hack,” May explained. “The guy in the garage trying to develop a ‘digital postage stamp,’ for example, can't use the Chaumian blinding protocols without hiring lawyers, paying Chaum his up-front fee, and laying out his designs and business plans (which he very probably doesn't even have!).”</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As a result, May expected the evolution of digital cash to grind to a halt.</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David Chaum was unquestionably a pioneer in the field, Cypherpunks increasingly came to see the cryptographer as someone who hindered rather than helped the future of electronic cash.</w:t>
      </w:r>
    </w:p>
    <w:p w:rsidR="00000000" w:rsidDel="00000000" w:rsidP="00000000" w:rsidRDefault="00000000" w:rsidRPr="00000000" w14:paraId="0000003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Alternatives</w:t>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If Cypherpunks wanted to improve on the eCash protocol, they would have to wait another decade for Chaum’s patents to expire—but this seemed like an eternity. Tim May, Eric Hughes, and John Gilmore had started the Cypherpunk movement exactly because they’d already grown frustrated by the lack of progress in the crypto domain, and that was itself over ten years after Chaum had published his first digital cash papers.</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An electronic form of cash was due, and </w:t>
      </w:r>
      <w:r w:rsidDel="00000000" w:rsidR="00000000" w:rsidRPr="00000000">
        <w:rPr>
          <w:rFonts w:ascii="Calibri" w:cs="Calibri" w:eastAsia="Calibri" w:hAnsi="Calibri"/>
          <w:i w:val="1"/>
          <w:iCs w:val="1"/>
          <w:rtl w:val="0"/>
        </w:rPr>
        <w:t xml:space="preserve">Cypherpunks write code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t</w:t>
      </w:r>
      <w:r w:rsidDel="00000000" w:rsidR="00000000" w:rsidRPr="00000000">
        <w:rPr>
          <w:rFonts w:ascii="Calibri" w:cs="Calibri" w:eastAsia="Calibri" w:hAnsi="Calibri"/>
          <w:rtl w:val="0"/>
        </w:rPr>
        <w:t xml:space="preserve">hey would have to work around the patents.</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One way to do this was by looking for alternatives. Chaum’s proposals from the 1980s had marked the start of a stream of publications in the 1990s: in just a few years’ time, some 200 papers were published on the topic of electronic money, and several dozen new patents were filed.</w:t>
      </w:r>
      <w:r w:rsidDel="00000000" w:rsidR="00000000" w:rsidRPr="00000000">
        <w:rPr>
          <w:rFonts w:ascii="Calibri" w:cs="Calibri" w:eastAsia="Calibri" w:hAnsi="Calibri"/>
          <w:vertAlign w:val="superscript"/>
        </w:rPr>
        <w:footnoteReference w:customMarkFollows="0" w:id="10"/>
      </w:r>
      <w:r w:rsidDel="00000000" w:rsidR="00000000" w:rsidRPr="00000000">
        <w:rPr>
          <w:rFonts w:ascii="Calibri" w:cs="Calibri" w:eastAsia="Calibri" w:hAnsi="Calibri"/>
          <w:rtl w:val="0"/>
        </w:rPr>
        <w:t xml:space="preserve"> As one of the more notable examples, in 1996 Ron Rivest and Adi Shamir (of RSA fame) designed two micropayment schemes called PayWord and MicroMint, while in that same year the NSA would </w:t>
      </w:r>
      <w:r w:rsidDel="00000000" w:rsidR="00000000" w:rsidRPr="00000000">
        <w:rPr>
          <w:rFonts w:ascii="Calibri" w:cs="Calibri" w:eastAsia="Calibri" w:hAnsi="Calibri"/>
          <w:rtl w:val="0"/>
        </w:rPr>
        <w:t xml:space="preserve">describe</w:t>
      </w:r>
      <w:r w:rsidDel="00000000" w:rsidR="00000000" w:rsidRPr="00000000">
        <w:rPr>
          <w:rFonts w:ascii="Calibri" w:cs="Calibri" w:eastAsia="Calibri" w:hAnsi="Calibri"/>
          <w:rtl w:val="0"/>
        </w:rPr>
        <w:t xml:space="preserve"> an electronic cash scheme, too.</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From time to time, various Cypherpunks proposed alternative electronic cash designs on the mailing list as well. As an early—and quite original—example, computer science student Hadon Nash presented a digital currency scheme he called “Digital Gold.” In his post, Nash described a system where users would “own” numbers; any number goes, but lower numbers would have a lower value. Claiming a number was as easy as producing a cryptographic signature with that number, and the first person to claim it would “own” it. Transferring ownership of a number was done with a message that included the new owner, as identified (only) with a public key, and a cryptographic signature proving that the original owner approved of the transfer. The history of ownership of any number could then be tracked through a chain of cryptographic signatures.</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Most electronic cash designs didn’t introduce anything groundbreaking, however. In regards to privacy features in particular, many—including the scheme proposed by the NSA—were just variations on (or iterations of) Chaum’s design. And those that did introduce an innovative approach tended to have other fundamental limitations. Rivest and Shamir’s electronic cash schemes, for instance, could only really be useful for rather specific kinds of low-value payments because the validity of currency units would quickly expire.</w:t>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Yet other ideas were broken on a more fundamental level—like Nash’s Digital Gold solution, which didn’t account for the double-spending problem. As pointed out by Hal Finney on the Cypherpunks mailing list, if the same number was transferred to multiple public keys, different users may end up with diverging ownership records. (Nash did suggest a system where users would have to check with “agencies” to see if a coin would be accepted by them before accepting it themselves—which would prove the number wasn’t double-spent—but this part of the proposal hadn’t been worked out very well.)</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“I have to say, though,” Finney nonetheless wrote, “that although I don't really think the digital gold proposal is technically feasible, the proposal to own numbers shows tremendous chutzpah and is quite creative.”</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39">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w:t>
      </w:r>
      <w:r w:rsidDel="00000000" w:rsidR="00000000" w:rsidRPr="00000000">
        <w:rPr>
          <w:rFonts w:ascii="Calibri" w:cs="Calibri" w:eastAsia="Calibri" w:hAnsi="Calibri"/>
          <w:b w:val="1"/>
          <w:bCs w:val="1"/>
          <w:rtl w:val="0"/>
        </w:rPr>
        <w:t xml:space="preserve">Experiments</w:t>
      </w:r>
      <w:r w:rsidDel="00000000" w:rsidR="00000000" w:rsidRPr="00000000">
        <w:rPr>
          <w:rtl w:val="0"/>
        </w:rPr>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Because there didn’t seem to be many promising alternatives, a more popular way to work around Chaum’s patents was therefore to stay under the radar.</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A number of Cypherpunks would eventually implement their own versions of eCash, but to avoid lawsuits, these digital cash systems were intended for testing purposes only. They assumed that their experimental projects would be tolerated as long as they had no commercial intentions, and wouldn’t be used to transfer real value.</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By mid-1994, the play money schemes represented a small Cypherpunk trend. Mailing list contributor Matt Thomlinson, for example, launched an implementation of eCash named Ghostmarks. Meanwhile, Pr0duct Cypher, a pseudonymous individual who also contributed to PGP, launched Magic Money. And Mike Duvos, another regular on the mailing list, ran a Magic Money implementation which he called Tacky Tokens.</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Further, someone going by the name Black Unicorn even presented the “fully backed” DigiFrancs system:</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“DigiFrancs are backed by 10 cases of Diet Coke, located at the UniBank  ‘vault’ reserves in Washington, DC.  DigiFrancs are redeemable for their  equivalent value in 16 oz Diet Coke cans (unchilled) on demand FAS  Washington, DC.  This arrangement implies no agreement between any of  the parties and Coca-Cola company.”</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of course intended as a joke—even the Diet Coke-backed DigiFranks were not actually intended to be used as money—the various types of electronic cash actually did gain minor traction as media of exchange. Some of the Cypherpunks accepted these play currencies in exchange for digital </w:t>
      </w:r>
      <w:r w:rsidDel="00000000" w:rsidR="00000000" w:rsidRPr="00000000">
        <w:rPr>
          <w:rFonts w:ascii="Calibri" w:cs="Calibri" w:eastAsia="Calibri" w:hAnsi="Calibri"/>
          <w:rtl w:val="0"/>
        </w:rPr>
        <w:t xml:space="preserve">knickknacks</w:t>
      </w:r>
      <w:r w:rsidDel="00000000" w:rsidR="00000000" w:rsidRPr="00000000">
        <w:rPr>
          <w:rFonts w:ascii="Calibri" w:cs="Calibri" w:eastAsia="Calibri" w:hAnsi="Calibri"/>
          <w:rtl w:val="0"/>
        </w:rPr>
        <w:t xml:space="preserve"> like GIFs.</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these weren’t exactly large value transfers, but it did raise an interesting question.</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“Now, if you're still awake, comes the fun part,” Pr0duct Cypher announced, after explaining the technical details of Magic Money on the mailing list, “[H]ow do you introduce real value into your digicash system? How, for that matter, do you even get people to play with it?”</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Chaum wanted to deploy his eCash system through existing financial institutions, where digital cash units would be redeemable for real dollars (or other fiat currencies). eCash would effectively be backed by money in the bank, which should—hopefully—make people comfortable enough to start accepting the new type of money as payment.</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But Pr0duct Cypher now suggested that maybe this dollar redeemability wasn’t actually necessary. Perhaps, he mused, digital cash wouldn’t need to be backed at all.</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“What makes gold valuable?” he asked, rhetorically. “It has some useful properties: it is a good conductor, is resistant to corrosion and chemicals, etc. But those have only recently become important. Why has gold been valuable for thousands of years? It's pretty, it's shiny, and most importantly, it is scarce.”</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Pr0duct Cypher concluded:</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“Your digicash should be scarce.”</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47">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Backing Digital Cash</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Throughout the next couple of years—the mid-1990s—topics like the nature of money, value, and currency backing would pop up on the Cypherpunks mailing list with some regularity. It made sense that Cypherpunks were discussing these issues; in order to create electronic cash, they had to understand what would actually give it value. Why would anyone give up real products or services in exchange for a number on a screen?</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It turned out that various list members had very different ideas about this.</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Some didn’t really consider digital cash to have any value at all, and even thought that it was a bit of a misnomer to speak about it in monetary terms. Software developer Perry Metzger, one of the more active list contributors on topics related to digital cash, for example argued that something along the lines of “digital anonymous bank drafts” would actually be a more accurate description.</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“Just as a check can be USED for money but is in fact a way of TRANSFERING [sic] money, so digicash isn't in and of itself the source of value — its [sic] a bookkeeping system for something that is,” he wrote. “That something could be dollars, gold, cocaine futures contracts on the Bogota Commodity Exchange, girl scout cookies, or anything else people decide is a good medium of exchange.”</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Others, like Eric Hughes, didn’t have an issue considering digital cash a form of money, but did agree that the bits and bytes had to be backed by </w:t>
      </w:r>
      <w:r w:rsidDel="00000000" w:rsidR="00000000" w:rsidRPr="00000000">
        <w:rPr>
          <w:rFonts w:ascii="Calibri" w:cs="Calibri" w:eastAsia="Calibri" w:hAnsi="Calibri"/>
          <w:i w:val="1"/>
          <w:iCs w:val="1"/>
          <w:rtl w:val="0"/>
        </w:rPr>
        <w:t xml:space="preserve">something</w:t>
      </w:r>
      <w:r w:rsidDel="00000000" w:rsidR="00000000" w:rsidRPr="00000000">
        <w:rPr>
          <w:rFonts w:ascii="Calibri" w:cs="Calibri" w:eastAsia="Calibri" w:hAnsi="Calibri"/>
          <w:rtl w:val="0"/>
        </w:rPr>
        <w:t xml:space="preserve"> of value</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in most cases a conventional fiat currency like the dollar or pound would be the obvious choice. He believed that for electronic currency to catch on, users would need a guarantee that they’d be able to exchange their digital cash for a fixed amount of “real” money.</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Yet another perspective came from Robert Hettinga, a Cypherpunk who (in his own words) used to work in “Morgan Stanley’s cage in Chicago.”</w:t>
      </w:r>
      <w:r w:rsidDel="00000000" w:rsidR="00000000" w:rsidRPr="00000000">
        <w:rPr>
          <w:rFonts w:ascii="Calibri" w:cs="Calibri" w:eastAsia="Calibri" w:hAnsi="Calibri"/>
          <w:vertAlign w:val="superscript"/>
        </w:rPr>
        <w:footnoteReference w:customMarkFollows="0" w:id="17"/>
      </w:r>
      <w:r w:rsidDel="00000000" w:rsidR="00000000" w:rsidRPr="00000000">
        <w:rPr>
          <w:rFonts w:ascii="Calibri" w:cs="Calibri" w:eastAsia="Calibri" w:hAnsi="Calibri"/>
          <w:rtl w:val="0"/>
        </w:rPr>
        <w:t xml:space="preserve"> As another very active participant in discussions about money and electronic cash on the Cypherpunk mailing list, Hettinga argued that the need for convertibility to “real” money would disappear over time, as people would slowly learn to trust the new digital currency.</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Drawing an analogy from evolutionary biology, he wrote:</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“Remember, proto-wings were evolved by pond-skimming insects so they could skim across ponds faster. Eventually, when those proto-wings evolved into actual wings, flying insects didn’t need ponds anymore. With that idea in mind, digital bearer certificates are going to have to interface with the book entry world of meatspace for a while, in order to be [convertible] into other assets.”</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But, Hettinga predicted: “Eventually, at some point, those assets won't be book-entries anymore.”</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Tim May, meanwhile, didn’t believe money needed to be backed in the first place. In line with Hayek’s freebanking far-sight, he argued that it ultimately all came down to future expectations: people just needed to have confidence that money would maintain its purchasing power.</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“I believe _all_ forms of money, whether hard, fiat, whatever, come from the expectation that the money will be of the same value, more or less, in the future,” he wrote. “Call it the ‘greater fool theory of money.’ All one cares about is that a greater fool will take the money.”</w:t>
      </w:r>
      <w:r w:rsidDel="00000000" w:rsidR="00000000" w:rsidRPr="00000000">
        <w:rPr>
          <w:rFonts w:ascii="Calibri" w:cs="Calibri" w:eastAsia="Calibri" w:hAnsi="Calibri"/>
          <w:vertAlign w:val="superscript"/>
        </w:rPr>
        <w:footnoteReference w:customMarkFollows="0" w:id="19"/>
      </w:r>
      <w:r w:rsidDel="00000000" w:rsidR="00000000" w:rsidRPr="00000000">
        <w:rPr>
          <w:rtl w:val="0"/>
        </w:rPr>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May didn’t quite view electronic cash as being money in its own right. Rather, he considered it something new, a means to transfer funds from one bank account or place of holding to another—more akin to checks or wire transfers. So although he didn’t believe digital cash had to be “backed” in the way it was commonly understood, May did assume that currency-issuing banks or bank-like entities would ultimately control the actual currency underlying the electronic cash: “What really backs [digital cash] up is the reputation of the entities.”</w:t>
      </w:r>
      <w:r w:rsidDel="00000000" w:rsidR="00000000" w:rsidRPr="00000000">
        <w:rPr>
          <w:rFonts w:ascii="Calibri" w:cs="Calibri" w:eastAsia="Calibri" w:hAnsi="Calibri"/>
          <w:vertAlign w:val="superscript"/>
        </w:rPr>
        <w:footnoteReference w:customMarkFollows="0" w:id="20"/>
      </w:r>
      <w:r w:rsidDel="00000000" w:rsidR="00000000" w:rsidRPr="00000000">
        <w:rPr>
          <w:rtl w:val="0"/>
        </w:rPr>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then, there was a British Cypherpunk who thought electronic cash did not need to be backed </w:t>
      </w:r>
      <w:r w:rsidDel="00000000" w:rsidR="00000000" w:rsidRPr="00000000">
        <w:rPr>
          <w:rFonts w:ascii="Calibri" w:cs="Calibri" w:eastAsia="Calibri" w:hAnsi="Calibri"/>
          <w:i w:val="1"/>
          <w:iCs w:val="1"/>
          <w:rtl w:val="0"/>
        </w:rPr>
        <w:t xml:space="preserve">at all</w:t>
      </w:r>
      <w:r w:rsidDel="00000000" w:rsidR="00000000" w:rsidRPr="00000000">
        <w:rPr>
          <w:rFonts w:ascii="Calibri" w:cs="Calibri" w:eastAsia="Calibri" w:hAnsi="Calibri"/>
          <w:rtl w:val="0"/>
        </w:rPr>
        <w:t xml:space="preserve"> . . .</w:t>
      </w:r>
      <w:r w:rsidDel="00000000" w:rsidR="00000000" w:rsidRPr="00000000">
        <w:rPr>
          <w:rtl w:val="0"/>
        </w:rPr>
      </w:r>
    </w:p>
    <w:p w:rsidR="00000000" w:rsidDel="00000000" w:rsidP="00000000" w:rsidRDefault="00000000" w:rsidRPr="00000000" w14:paraId="00000055">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Adam Back</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Adam Back, a computer science postdoc at the University of Exeter in his mid-twenties, had never attended an in-person Cypherpunk meeting. But he had found the mailing list online. He’d become particularly interested in electronic cash, and quickly became one of the most active participants in discussions on this topic.</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Having dabbled with CyberBucks for a little bit himself, Back experienced firsthand that people could attribute value to purely digital, unbacked coins. Based on little more than a promise about the total supply, CyberBucks were traded for real money, and used in actual commerce—even if only within a small niche in an obscure corner of the internet.</w:t>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CyberBucks had become worthless the instant that DigiCash’s server went offline, Back saw no reason why a new and improved electronic cash system couldn’t attract value in a similar way—and do better.</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“How about this, rather than interface your ecash system with US dollars yourself through credit cards/ debit cards/ cheques / cash, just set up an entirely disconnected system,” he proposed on the Cypherpunks mailing list in April 1997.</w:t>
      </w:r>
      <w:r w:rsidDel="00000000" w:rsidR="00000000" w:rsidRPr="00000000">
        <w:rPr>
          <w:rFonts w:ascii="Calibri" w:cs="Calibri" w:eastAsia="Calibri" w:hAnsi="Calibri"/>
          <w:vertAlign w:val="superscript"/>
        </w:rPr>
        <w:footnoteReference w:customMarkFollows="0" w:id="21"/>
      </w:r>
      <w:r w:rsidDel="00000000" w:rsidR="00000000" w:rsidRPr="00000000">
        <w:rPr>
          <w:rtl w:val="0"/>
        </w:rPr>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“What we want is fully anonymous, ultra low transaction cost, transferable units of exchange. If we get that going [. . .] the banks will become the obsolete [</w:t>
      </w:r>
      <w:r w:rsidDel="00000000" w:rsidR="00000000" w:rsidRPr="00000000">
        <w:rPr>
          <w:rFonts w:ascii="Calibri" w:cs="Calibri" w:eastAsia="Calibri" w:hAnsi="Calibri"/>
          <w:rtl w:val="0"/>
        </w:rPr>
        <w:t xml:space="preserve">dinosaurs]</w:t>
      </w:r>
      <w:r w:rsidDel="00000000" w:rsidR="00000000" w:rsidRPr="00000000">
        <w:rPr>
          <w:rFonts w:ascii="Calibri" w:cs="Calibri" w:eastAsia="Calibri" w:hAnsi="Calibri"/>
          <w:rtl w:val="0"/>
        </w:rPr>
        <w:t xml:space="preserve"> they deserve to become,” Back added a few days later in a follow-up email. “I think this would be a good outcome, and I'd rather see this happen than see anyone go to any great effort to get the banks involved.”</w:t>
      </w:r>
      <w:r w:rsidDel="00000000" w:rsidR="00000000" w:rsidRPr="00000000">
        <w:rPr>
          <w:rFonts w:ascii="Calibri" w:cs="Calibri" w:eastAsia="Calibri" w:hAnsi="Calibri"/>
          <w:vertAlign w:val="superscript"/>
        </w:rPr>
        <w:footnoteReference w:customMarkFollows="0" w:id="22"/>
      </w:r>
      <w:r w:rsidDel="00000000" w:rsidR="00000000" w:rsidRPr="00000000">
        <w:rPr>
          <w:rtl w:val="0"/>
        </w:rPr>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Back believed that, just like any other product traded on the free market, the forces of supply and demand would regulate the value of a digital currency, as users would buy and sell it for fiat currencies as well as accept it in exchange for goods and services. Once a market value was established, this electronic cash could be used to send value over the internet with a click of a button, and—importantly—without having to deal with financial institutions whatsoever.</w:t>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To what extent people would value an unbacked digital form of money ultimately depended on its properties, Back predicted. A digital currency that can be used anonymously—like cash—would presumably be valued more than an otherwise-similar digital currency that leaves traces of users’ spending patterns, for example. A digital currency that can persist regardless of any specific company going bankrupt, meanwhile, would probably be valued more than a currency that risks becoming useless overnight due to a single server going offline. And so forth.</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Back eventually shared a shortlist of six desirable properties for electronic cash</w:t>
      </w:r>
      <w:r w:rsidDel="00000000" w:rsidR="00000000" w:rsidRPr="00000000">
        <w:rPr>
          <w:rFonts w:ascii="Calibri" w:cs="Calibri" w:eastAsia="Calibri" w:hAnsi="Calibri"/>
          <w:vertAlign w:val="superscript"/>
        </w:rPr>
        <w:footnoteReference w:customMarkFollows="0" w:id="23"/>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1) anonymous (privacy preserving, payee and payer anonymous)</w:t>
      </w:r>
      <w:ins w:author="Joakim Book" w:id="0" w:date="2023-10-16T09:47:34Z">
        <w:commentRangeStart w:id="0"/>
        <w:commentRangeStart w:id="1"/>
        <w:commentRangeStart w:id="2"/>
        <w:commentRangeStart w:id="0"/>
        <w:commentRangeEnd w:id="0"/>
        <w:r w:rsidDel="00000000" w:rsidR="00000000" w:rsidRPr="00000000">
          <w:commentReference w:id="0"/>
        </w:r>
        <w:commentRangeStart w:id="1"/>
        <w:commentRangeEnd w:id="1"/>
        <w:r w:rsidDel="00000000" w:rsidR="00000000" w:rsidRPr="00000000">
          <w:commentReference w:id="1"/>
        </w:r>
        <w:commentRangeStart w:id="2"/>
        <w:commentRangeEnd w:id="2"/>
        <w:r w:rsidDel="00000000" w:rsidR="00000000" w:rsidRPr="00000000">
          <w:commentReference w:id="2"/>
        </w:r>
        <w:r w:rsidDel="00000000" w:rsidR="00000000" w:rsidRPr="00000000">
          <w:rPr>
            <w:rFonts w:ascii="Calibri" w:cs="Calibri" w:eastAsia="Calibri" w:hAnsi="Calibri"/>
            <w:rtl w:val="0"/>
            <w:rPrChange w:author="Joakim Book" w:id="1" w:date="2023-10-16T09:47:34Z">
              <w:rPr>
                <w:rFonts w:ascii="Calibri" w:cs="Calibri" w:eastAsia="Calibri" w:hAnsi="Calibri"/>
                <w:i w:val="1"/>
                <w:iCs w:val="1"/>
              </w:rPr>
            </w:rPrChange>
          </w:rPr>
          <w:t xml:space="preserve">;</w:t>
        </w:r>
      </w:ins>
      <w:r w:rsidDel="00000000" w:rsidR="00000000" w:rsidRPr="00000000">
        <w:rPr>
          <w:rFonts w:ascii="Calibri" w:cs="Calibri" w:eastAsia="Calibri" w:hAnsi="Calibri"/>
          <w:i w:val="1"/>
          <w:iCs w:val="1"/>
          <w:rtl w:val="0"/>
        </w:rPr>
        <w:br w:type="textWrapping"/>
        <w:t xml:space="preserve"> 2) distributed (to make it hard to shut down)</w:t>
        <w:br w:type="textWrapping"/>
        <w:t xml:space="preserve"> 3) have some built in scarcity</w:t>
        <w:br w:type="textWrapping"/>
        <w:t xml:space="preserve"> 4) require no trust of any one individual</w:t>
        <w:br w:type="textWrapping"/>
        <w:t xml:space="preserve"> 5) preferably offline (difficult to do with pure software)</w:t>
        <w:br w:type="textWrapping"/>
        <w:t xml:space="preserve"> 6) reusable</w:t>
      </w:r>
    </w:p>
    <w:p w:rsidR="00000000" w:rsidDel="00000000" w:rsidP="00000000" w:rsidRDefault="00000000" w:rsidRPr="00000000" w14:paraId="0000005F">
      <w:pPr>
        <w:spacing w:after="200" w:lineRule="auto"/>
        <w:rPr>
          <w:rFonts w:ascii="Calibri" w:cs="Calibri" w:eastAsia="Calibri" w:hAnsi="Calibri"/>
        </w:rPr>
      </w:pPr>
      <w:r w:rsidDel="00000000" w:rsidR="00000000" w:rsidRPr="00000000">
        <w:rPr>
          <w:rFonts w:ascii="Calibri" w:cs="Calibri" w:eastAsia="Calibri" w:hAnsi="Calibri"/>
          <w:rtl w:val="0"/>
        </w:rPr>
        <w:t xml:space="preserve">Any system that could offer these six properties would attract real value, Back foresaw, and would thus become an actual, unbacked, digital currency.</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It sounded simple enough, perhaps—though the computer science postdoc knew that it really wasn’t. Some of the properties were difficult enough to realize even in the most general computer science context, while integrating them into a digital currency scheme would almost certainly be significantly harder. Successfully combining all six into a single system would be much harder, still.</w:t>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Regardless, in true Cypherpunk fashion, Adam Back didn’t just talk about electronic cash.</w:t>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He wrote code . .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van Wirdum" w:id="0" w:date="2023-10-25T14:36:38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direct quote.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that if it's long enough, we shouldn't use quotation marks, but rather italics?..)</w:t>
      </w:r>
    </w:p>
  </w:comment>
  <w:comment w:author="Joakim Book" w:id="1" w:date="2023-10-25T22:34:2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 not nec italics but should definitely be indented to clearly signal it's a quote.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for the semicolon, it's a Chicago vs AP punctuation rule for lists.</w:t>
      </w:r>
    </w:p>
  </w:comment>
  <w:comment w:author="Joakim Book" w:id="2" w:date="2023-10-25T22:35:26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leave it as is, let's keep a note for Ellen that we deviated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Tim May, “</w:t>
      </w:r>
      <w:r w:rsidDel="00000000" w:rsidR="00000000" w:rsidRPr="00000000">
        <w:rPr>
          <w:sz w:val="20"/>
          <w:szCs w:val="20"/>
          <w:rtl w:val="0"/>
        </w:rPr>
        <w:t xml:space="preserve">Scenario for a Ban on Cash Transactions,” </w:t>
      </w:r>
      <w:r w:rsidDel="00000000" w:rsidR="00000000" w:rsidRPr="00000000">
        <w:rPr>
          <w:sz w:val="20"/>
          <w:szCs w:val="20"/>
          <w:rtl w:val="0"/>
        </w:rPr>
        <w:t xml:space="preserve">originally sent to the Cypherpunks mailing list, November 24, 1992, accessed via: </w:t>
      </w:r>
      <w:hyperlink r:id="rId1">
        <w:r w:rsidDel="00000000" w:rsidR="00000000" w:rsidRPr="00000000">
          <w:rPr>
            <w:color w:val="1155cc"/>
            <w:sz w:val="20"/>
            <w:szCs w:val="20"/>
            <w:u w:val="single"/>
            <w:rtl w:val="0"/>
          </w:rPr>
          <w:t xml:space="preserve">https://cypherpunks.venona.com/date/1992/11/msg00211.html</w:t>
        </w:r>
      </w:hyperlink>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sz w:val="17"/>
          <w:szCs w:val="17"/>
          <w:rtl w:val="0"/>
        </w:rPr>
        <w:t xml:space="preserve"> </w:t>
      </w:r>
      <w:r w:rsidDel="00000000" w:rsidR="00000000" w:rsidRPr="00000000">
        <w:rPr>
          <w:sz w:val="20"/>
          <w:szCs w:val="20"/>
          <w:rtl w:val="0"/>
        </w:rPr>
        <w:t xml:space="preserve">Tim May, “</w:t>
      </w:r>
      <w:r w:rsidDel="00000000" w:rsidR="00000000" w:rsidRPr="00000000">
        <w:rPr>
          <w:sz w:val="20"/>
          <w:szCs w:val="20"/>
          <w:rtl w:val="0"/>
        </w:rPr>
        <w:t xml:space="preserve">Re: Hettinga’s e$yllogism,” </w:t>
      </w:r>
      <w:r w:rsidDel="00000000" w:rsidR="00000000" w:rsidRPr="00000000">
        <w:rPr>
          <w:sz w:val="20"/>
          <w:szCs w:val="20"/>
          <w:rtl w:val="0"/>
        </w:rPr>
        <w:t xml:space="preserve">originally sent to the Cypherpunks mailing list, June 28, 1997, accessed via: </w:t>
      </w:r>
      <w:hyperlink r:id="rId2">
        <w:r w:rsidDel="00000000" w:rsidR="00000000" w:rsidRPr="00000000">
          <w:rPr>
            <w:color w:val="1155cc"/>
            <w:sz w:val="20"/>
            <w:szCs w:val="20"/>
            <w:u w:val="single"/>
            <w:rtl w:val="0"/>
          </w:rPr>
          <w:t xml:space="preserve">https://cypherpunks.venona.com/date/1997/06/msg01637.html</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“Crypto Anarchy, the Government, and the National Information Infrastructure,” originally sent to the Cypherpunks mailing list, November 29, 1993, accessed via: </w:t>
      </w:r>
      <w:hyperlink r:id="rId3">
        <w:r w:rsidDel="00000000" w:rsidR="00000000" w:rsidRPr="00000000">
          <w:rPr>
            <w:color w:val="1155cc"/>
            <w:sz w:val="20"/>
            <w:szCs w:val="20"/>
            <w:u w:val="single"/>
            <w:rtl w:val="0"/>
          </w:rPr>
          <w:t xml:space="preserve">https://cypherpunks.venona.com/date/1993/11/msg01106.html</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“DigiCash can use whatever currencies are valued,” originally sent to the Cypherpunks mailing list, May 4, 1994, accessed via: </w:t>
      </w:r>
      <w:hyperlink r:id="rId4">
        <w:r w:rsidDel="00000000" w:rsidR="00000000" w:rsidRPr="00000000">
          <w:rPr>
            <w:color w:val="1155cc"/>
            <w:sz w:val="20"/>
            <w:szCs w:val="20"/>
            <w:u w:val="single"/>
            <w:rtl w:val="0"/>
          </w:rPr>
          <w:t xml:space="preserve">https://cypherpunks.venona.com/date/1994/05/msg00243.html</w:t>
        </w:r>
      </w:hyperlink>
      <w:r w:rsidDel="00000000" w:rsidR="00000000" w:rsidRPr="00000000">
        <w:rPr>
          <w:sz w:val="20"/>
          <w:szCs w:val="20"/>
          <w:rtl w:val="0"/>
        </w:rPr>
        <w:t xml:space="preserve">.</w:t>
      </w:r>
      <w:r w:rsidDel="00000000" w:rsidR="00000000" w:rsidRPr="00000000">
        <w:rPr>
          <w:rtl w:val="0"/>
        </w:rPr>
      </w:r>
    </w:p>
  </w:footnote>
  <w:footnote w:id="5">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“‘Stopping Crime’ Necessarily Means Invasiveness,” originally sent to the Cypherpunks mailing list, October 17, 1996, accessed via: </w:t>
      </w:r>
      <w:hyperlink r:id="rId5">
        <w:r w:rsidDel="00000000" w:rsidR="00000000" w:rsidRPr="00000000">
          <w:rPr>
            <w:color w:val="1155cc"/>
            <w:sz w:val="20"/>
            <w:szCs w:val="20"/>
            <w:u w:val="single"/>
            <w:rtl w:val="0"/>
          </w:rPr>
          <w:t xml:space="preserve">http://cypherpunks.venona.com/date/1996/10/msg01269.html</w:t>
        </w:r>
      </w:hyperlink>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“Untraceable Payments, Extortion, and Other Bad Things,” originally sent to the Cypherpunks mailing list, December 21, 1996, accessed via: </w:t>
      </w:r>
      <w:hyperlink r:id="rId6">
        <w:r w:rsidDel="00000000" w:rsidR="00000000" w:rsidRPr="00000000">
          <w:rPr>
            <w:color w:val="1155cc"/>
            <w:sz w:val="20"/>
            <w:szCs w:val="20"/>
            <w:u w:val="single"/>
            <w:rtl w:val="0"/>
          </w:rPr>
          <w:t xml:space="preserve">https://cypherpunks.venona.com/date/1996/12/msg01468.html</w:t>
        </w:r>
      </w:hyperlink>
      <w:r w:rsidDel="00000000" w:rsidR="00000000" w:rsidRPr="00000000">
        <w:rPr>
          <w:sz w:val="20"/>
          <w:szCs w:val="20"/>
          <w:rtl w:val="0"/>
        </w:rPr>
        <w:t xml:space="preserve">.</w:t>
      </w:r>
      <w:r w:rsidDel="00000000" w:rsidR="00000000" w:rsidRPr="00000000">
        <w:rPr>
          <w:rtl w:val="0"/>
        </w:rPr>
      </w:r>
    </w:p>
  </w:footnote>
  <w:footnote w:id="8">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Douglas Barnes, “Re: cypherpunks digicash bank?,” originally sent to the Cypherpunks mailing list, October 8, 1995, accessed via: </w:t>
      </w:r>
      <w:hyperlink r:id="rId7">
        <w:r w:rsidDel="00000000" w:rsidR="00000000" w:rsidRPr="00000000">
          <w:rPr>
            <w:color w:val="1155cc"/>
            <w:sz w:val="20"/>
            <w:szCs w:val="20"/>
            <w:u w:val="single"/>
            <w:rtl w:val="0"/>
          </w:rPr>
          <w:t xml:space="preserve">https://cypherpunks.venona.com/date/1995/10/msg00731.html</w:t>
        </w:r>
      </w:hyperlink>
      <w:r w:rsidDel="00000000" w:rsidR="00000000" w:rsidRPr="00000000">
        <w:rPr>
          <w:sz w:val="20"/>
          <w:szCs w:val="20"/>
          <w:rtl w:val="0"/>
        </w:rPr>
        <w:t xml:space="preserve">.</w:t>
      </w:r>
      <w:r w:rsidDel="00000000" w:rsidR="00000000" w:rsidRPr="00000000">
        <w:rPr>
          <w:rtl w:val="0"/>
        </w:rPr>
      </w:r>
    </w:p>
  </w:footnote>
  <w:footnote w:id="9">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“Software Patents are Freezing Evolution of Products,” originally sent to the Cypherpunks mailing list, October 7, 1995, accessed via: </w:t>
      </w:r>
      <w:hyperlink r:id="rId8">
        <w:r w:rsidDel="00000000" w:rsidR="00000000" w:rsidRPr="00000000">
          <w:rPr>
            <w:color w:val="1155cc"/>
            <w:sz w:val="20"/>
            <w:szCs w:val="20"/>
            <w:u w:val="single"/>
            <w:rtl w:val="0"/>
          </w:rPr>
          <w:t xml:space="preserve">https://cypherpunks.venona.com/date/1995/10/msg00685.html</w:t>
        </w:r>
      </w:hyperlink>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Eduard de Jong, “Electronic Money: From Cryptography and Smart Cards to Bitcoin and Beyond,” </w:t>
      </w:r>
      <w:r w:rsidDel="00000000" w:rsidR="00000000" w:rsidRPr="00000000">
        <w:rPr>
          <w:i w:val="1"/>
          <w:iCs w:val="1"/>
          <w:sz w:val="20"/>
          <w:szCs w:val="20"/>
          <w:rtl w:val="0"/>
        </w:rPr>
        <w:t xml:space="preserve">Fraunhofer SmartCard Workshop 2017 </w:t>
      </w:r>
      <w:r w:rsidDel="00000000" w:rsidR="00000000" w:rsidRPr="00000000">
        <w:rPr>
          <w:sz w:val="20"/>
          <w:szCs w:val="20"/>
          <w:rtl w:val="0"/>
        </w:rPr>
        <w:t xml:space="preserve">(2017)</w:t>
      </w:r>
      <w:r w:rsidDel="00000000" w:rsidR="00000000" w:rsidRPr="00000000">
        <w:rPr>
          <w:sz w:val="20"/>
          <w:szCs w:val="20"/>
          <w:rtl w:val="0"/>
        </w:rPr>
        <w:t xml:space="preserve">.</w:t>
      </w:r>
      <w:r w:rsidDel="00000000" w:rsidR="00000000" w:rsidRPr="00000000">
        <w:rPr>
          <w:rtl w:val="0"/>
        </w:rPr>
      </w:r>
    </w:p>
  </w:footnote>
  <w:footnote w:id="13">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“Digital Gold, a bearer instrument?,” originally sent to the Cypherpunks mailing list, August 26, 1993, accessed via: </w:t>
      </w:r>
      <w:hyperlink r:id="rId9">
        <w:r w:rsidDel="00000000" w:rsidR="00000000" w:rsidRPr="00000000">
          <w:rPr>
            <w:color w:val="1155cc"/>
            <w:sz w:val="20"/>
            <w:szCs w:val="20"/>
            <w:u w:val="single"/>
            <w:rtl w:val="0"/>
          </w:rPr>
          <w:t xml:space="preserve">https://cypherpunks.venona.com/date/1993/08/msg00788.html</w:t>
        </w:r>
      </w:hyperlink>
      <w:r w:rsidDel="00000000" w:rsidR="00000000" w:rsidRPr="00000000">
        <w:rPr>
          <w:sz w:val="20"/>
          <w:szCs w:val="20"/>
          <w:rtl w:val="0"/>
        </w:rPr>
        <w:t xml:space="preserve">.</w:t>
      </w:r>
      <w:r w:rsidDel="00000000" w:rsidR="00000000" w:rsidRPr="00000000">
        <w:rPr>
          <w:rtl w:val="0"/>
        </w:rPr>
      </w:r>
    </w:p>
  </w:footnote>
  <w:footnote w:id="14">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Black Unicorn, “DigiCash Announcement,” </w:t>
      </w:r>
      <w:r w:rsidDel="00000000" w:rsidR="00000000" w:rsidRPr="00000000">
        <w:rPr>
          <w:sz w:val="20"/>
          <w:szCs w:val="20"/>
          <w:rtl w:val="0"/>
        </w:rPr>
        <w:t xml:space="preserve">originally sent to the Cypherpunks mailing list, May 10, 1994, accessed via: </w:t>
      </w:r>
      <w:hyperlink r:id="rId10">
        <w:r w:rsidDel="00000000" w:rsidR="00000000" w:rsidRPr="00000000">
          <w:rPr>
            <w:color w:val="1155cc"/>
            <w:sz w:val="20"/>
            <w:szCs w:val="20"/>
            <w:u w:val="single"/>
            <w:rtl w:val="0"/>
          </w:rPr>
          <w:t xml:space="preserve">https://cypherpunks.venona.com/date/1994/05/msg00616.html</w:t>
        </w:r>
      </w:hyperlink>
      <w:r w:rsidDel="00000000" w:rsidR="00000000" w:rsidRPr="00000000">
        <w:rPr>
          <w:sz w:val="20"/>
          <w:szCs w:val="20"/>
          <w:rtl w:val="0"/>
        </w:rPr>
        <w:t xml:space="preserve">.</w:t>
      </w:r>
      <w:r w:rsidDel="00000000" w:rsidR="00000000" w:rsidRPr="00000000">
        <w:rPr>
          <w:rtl w:val="0"/>
        </w:rPr>
      </w:r>
    </w:p>
  </w:footnote>
  <w:footnote w:id="15">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Pr0duct Cypher, “Magic Money Digicash System,” originally sent to the Cypherpunks mailing list, February 4, 1994, accessed via: </w:t>
      </w:r>
      <w:hyperlink r:id="rId11">
        <w:r w:rsidDel="00000000" w:rsidR="00000000" w:rsidRPr="00000000">
          <w:rPr>
            <w:color w:val="1155cc"/>
            <w:sz w:val="20"/>
            <w:szCs w:val="20"/>
            <w:u w:val="single"/>
            <w:rtl w:val="0"/>
          </w:rPr>
          <w:t xml:space="preserve">https://cypherpunks.venona.com/date/1994/02/msg00247.html</w:t>
        </w:r>
      </w:hyperlink>
      <w:r w:rsidDel="00000000" w:rsidR="00000000" w:rsidRPr="00000000">
        <w:rPr>
          <w:sz w:val="20"/>
          <w:szCs w:val="20"/>
          <w:rtl w:val="0"/>
        </w:rPr>
        <w:t xml:space="preserve">.</w:t>
      </w:r>
      <w:r w:rsidDel="00000000" w:rsidR="00000000" w:rsidRPr="00000000">
        <w:rPr>
          <w:rtl w:val="0"/>
        </w:rPr>
      </w:r>
    </w:p>
  </w:footnote>
  <w:footnote w:id="17">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Robert Hettinga, “Re: digital cc transactions, digital checks vs real digital cash,” originally sent to the Cypherpunks mailing list, May 3, 1997, accessed via: </w:t>
      </w:r>
      <w:hyperlink r:id="rId12">
        <w:r w:rsidDel="00000000" w:rsidR="00000000" w:rsidRPr="00000000">
          <w:rPr>
            <w:color w:val="1155cc"/>
            <w:sz w:val="20"/>
            <w:szCs w:val="20"/>
            <w:u w:val="single"/>
            <w:rtl w:val="0"/>
          </w:rPr>
          <w:t xml:space="preserve">https://cypherpunks.venona.com/date/1997/05/msg00147.html</w:t>
        </w:r>
      </w:hyperlink>
      <w:r w:rsidDel="00000000" w:rsidR="00000000" w:rsidRPr="00000000">
        <w:rPr>
          <w:rtl w:val="0"/>
        </w:rPr>
      </w:r>
    </w:p>
  </w:footnote>
  <w:footnote w:id="20">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“What backs up digital money?,” originally sent to the Cypherpunks mailing list, March 27, 1996, accessed via: </w:t>
      </w:r>
      <w:hyperlink r:id="rId13">
        <w:r w:rsidDel="00000000" w:rsidR="00000000" w:rsidRPr="00000000">
          <w:rPr>
            <w:color w:val="1155cc"/>
            <w:sz w:val="20"/>
            <w:szCs w:val="20"/>
            <w:u w:val="single"/>
            <w:rtl w:val="0"/>
          </w:rPr>
          <w:t xml:space="preserve">https://cypherpunks.venona.com/date/1996/03/msg01576.html</w:t>
        </w:r>
      </w:hyperlink>
      <w:r w:rsidDel="00000000" w:rsidR="00000000" w:rsidRPr="00000000">
        <w:rPr>
          <w:sz w:val="20"/>
          <w:szCs w:val="20"/>
          <w:rtl w:val="0"/>
        </w:rPr>
        <w:t xml:space="preserve">.</w:t>
      </w:r>
      <w:r w:rsidDel="00000000" w:rsidR="00000000" w:rsidRPr="00000000">
        <w:rPr>
          <w:rtl w:val="0"/>
        </w:rPr>
      </w:r>
    </w:p>
  </w:footnote>
  <w:footnote w:id="21">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“Re: Bypassing the Digicash Patents,” originally sent to the Cypherpunks mailing list, April 30, 1997, accessed via: </w:t>
      </w:r>
      <w:hyperlink r:id="rId14">
        <w:r w:rsidDel="00000000" w:rsidR="00000000" w:rsidRPr="00000000">
          <w:rPr>
            <w:color w:val="1155cc"/>
            <w:sz w:val="20"/>
            <w:szCs w:val="20"/>
            <w:u w:val="single"/>
            <w:rtl w:val="0"/>
          </w:rPr>
          <w:t xml:space="preserve">https://cypherpunks.venona.com/date/1997/04/msg00822.html</w:t>
        </w:r>
      </w:hyperlink>
      <w:r w:rsidDel="00000000" w:rsidR="00000000" w:rsidRPr="00000000">
        <w:rPr>
          <w:sz w:val="20"/>
          <w:szCs w:val="20"/>
          <w:rtl w:val="0"/>
        </w:rPr>
        <w:t xml:space="preserve">.</w:t>
      </w:r>
      <w:r w:rsidDel="00000000" w:rsidR="00000000" w:rsidRPr="00000000">
        <w:rPr>
          <w:rtl w:val="0"/>
        </w:rPr>
      </w:r>
    </w:p>
  </w:footnote>
  <w:footnote w:id="22">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“digital cc transactions, digital checks vs real digital cash,” originally sent to the Cypherpunks mailing list, May 2, 1997, accessed via: </w:t>
      </w:r>
      <w:hyperlink r:id="rId15">
        <w:r w:rsidDel="00000000" w:rsidR="00000000" w:rsidRPr="00000000">
          <w:rPr>
            <w:color w:val="1155cc"/>
            <w:sz w:val="20"/>
            <w:szCs w:val="20"/>
            <w:u w:val="single"/>
            <w:rtl w:val="0"/>
          </w:rPr>
          <w:t xml:space="preserve">https://cypherpunks.venona.com/date/1997/05/msg00104.html</w:t>
        </w:r>
      </w:hyperlink>
      <w:r w:rsidDel="00000000" w:rsidR="00000000" w:rsidRPr="00000000">
        <w:rPr>
          <w:sz w:val="20"/>
          <w:szCs w:val="20"/>
          <w:rtl w:val="0"/>
        </w:rPr>
        <w:t xml:space="preserve">.</w:t>
      </w:r>
      <w:r w:rsidDel="00000000" w:rsidR="00000000" w:rsidRPr="00000000">
        <w:rPr>
          <w:rtl w:val="0"/>
        </w:rPr>
      </w:r>
    </w:p>
  </w:footnote>
  <w:footnote w:id="23">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“Re: Bypassing.”</w:t>
      </w:r>
    </w:p>
  </w:footnote>
  <w:footnote w:id="7">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Tim May, “‘Stopping Crime’.”</w:t>
      </w:r>
      <w:r w:rsidDel="00000000" w:rsidR="00000000" w:rsidRPr="00000000">
        <w:rPr>
          <w:rtl w:val="0"/>
        </w:rPr>
      </w:r>
    </w:p>
  </w:footnote>
  <w:footnote w:id="11">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Laurie Law, Susan Sabett, and Jerry Solinas, “</w:t>
      </w:r>
      <w:r w:rsidDel="00000000" w:rsidR="00000000" w:rsidRPr="00000000">
        <w:rPr>
          <w:sz w:val="20"/>
          <w:szCs w:val="20"/>
          <w:highlight w:val="white"/>
          <w:rtl w:val="0"/>
        </w:rPr>
        <w:t xml:space="preserve">How To Make a Mint: The Cryptography of Anonymous Electronic Cash,” National Security Agency Office of Information Security Research and Technology, Cryptology Division, June 18, 1996, </w:t>
      </w:r>
      <w:hyperlink r:id="rId16">
        <w:r w:rsidDel="00000000" w:rsidR="00000000" w:rsidRPr="00000000">
          <w:rPr>
            <w:color w:val="1155cc"/>
            <w:sz w:val="20"/>
            <w:szCs w:val="20"/>
            <w:u w:val="single"/>
            <w:rtl w:val="0"/>
          </w:rPr>
          <w:t xml:space="preserve">https://groups.csail.mit.edu/mac/classes/6.805/articles/money/nsamint/nsamint.htm</w:t>
        </w:r>
      </w:hyperlink>
      <w:r w:rsidDel="00000000" w:rsidR="00000000" w:rsidRPr="00000000">
        <w:rPr>
          <w:sz w:val="20"/>
          <w:szCs w:val="20"/>
          <w:rtl w:val="0"/>
        </w:rPr>
        <w:t xml:space="preserve">. </w:t>
      </w:r>
    </w:p>
  </w:footnote>
  <w:footnote w:id="12">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Hadon Nash, “Digital Gold,” originally sent to the Cypherpunks mailing list, August 24, 1993, accessed via: </w:t>
      </w:r>
      <w:hyperlink r:id="rId17">
        <w:r w:rsidDel="00000000" w:rsidR="00000000" w:rsidRPr="00000000">
          <w:rPr>
            <w:color w:val="1155cc"/>
            <w:sz w:val="20"/>
            <w:szCs w:val="20"/>
            <w:u w:val="single"/>
            <w:rtl w:val="0"/>
          </w:rPr>
          <w:t xml:space="preserve">https://cypherpunks.venona.com/date/1993/08/msg00698.html</w:t>
        </w:r>
      </w:hyperlink>
      <w:r w:rsidDel="00000000" w:rsidR="00000000" w:rsidRPr="00000000">
        <w:rPr>
          <w:sz w:val="20"/>
          <w:szCs w:val="20"/>
          <w:rtl w:val="0"/>
        </w:rPr>
        <w:t xml:space="preserve">.</w:t>
      </w:r>
      <w:r w:rsidDel="00000000" w:rsidR="00000000" w:rsidRPr="00000000">
        <w:rPr>
          <w:rtl w:val="0"/>
        </w:rPr>
      </w:r>
    </w:p>
  </w:footnote>
  <w:footnote w:id="16">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Perry E. Metzger, “Re: Virtual Cash,” originally sent to the Cypherpunks mailing list, May 3, 1994, accessed via: </w:t>
      </w:r>
      <w:hyperlink r:id="rId18">
        <w:r w:rsidDel="00000000" w:rsidR="00000000" w:rsidRPr="00000000">
          <w:rPr>
            <w:color w:val="1155cc"/>
            <w:sz w:val="20"/>
            <w:szCs w:val="20"/>
            <w:u w:val="single"/>
            <w:rtl w:val="0"/>
          </w:rPr>
          <w:t xml:space="preserve">https://cypherpunks.venona.com/date/1994/05/msg00131.html</w:t>
        </w:r>
      </w:hyperlink>
      <w:r w:rsidDel="00000000" w:rsidR="00000000" w:rsidRPr="00000000">
        <w:rPr>
          <w:sz w:val="20"/>
          <w:szCs w:val="20"/>
          <w:rtl w:val="0"/>
        </w:rPr>
        <w:t xml:space="preserve">.</w:t>
      </w:r>
      <w:r w:rsidDel="00000000" w:rsidR="00000000" w:rsidRPr="00000000">
        <w:rPr>
          <w:rtl w:val="0"/>
        </w:rPr>
      </w:r>
    </w:p>
  </w:footnote>
  <w:footnote w:id="18">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Robert Hettinga, “Re: Bypassing the Digicash Patents,” originally sent to the Cypherpunks mailing list, April 29, 1997, accessed via: </w:t>
      </w:r>
      <w:hyperlink r:id="rId19">
        <w:r w:rsidDel="00000000" w:rsidR="00000000" w:rsidRPr="00000000">
          <w:rPr>
            <w:color w:val="1155cc"/>
            <w:sz w:val="20"/>
            <w:szCs w:val="20"/>
            <w:u w:val="single"/>
            <w:rtl w:val="0"/>
          </w:rPr>
          <w:t xml:space="preserve">https://cypherpunks.venona.com/date/1997/04/msg00811.html</w:t>
        </w:r>
      </w:hyperlink>
      <w:r w:rsidDel="00000000" w:rsidR="00000000" w:rsidRPr="00000000">
        <w:rPr>
          <w:sz w:val="20"/>
          <w:szCs w:val="20"/>
          <w:rtl w:val="0"/>
        </w:rPr>
        <w:t xml:space="preserve">.</w:t>
      </w:r>
      <w:r w:rsidDel="00000000" w:rsidR="00000000" w:rsidRPr="00000000">
        <w:rPr>
          <w:rtl w:val="0"/>
        </w:rPr>
      </w:r>
    </w:p>
  </w:footnote>
  <w:footnote w:id="19">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“Re: alternative b-money creation,” originally sent to the Cypherpunks mailing list, December 11, 1998, accessed via: </w:t>
      </w:r>
      <w:hyperlink r:id="rId20">
        <w:r w:rsidDel="00000000" w:rsidR="00000000" w:rsidRPr="00000000">
          <w:rPr>
            <w:color w:val="1155cc"/>
            <w:sz w:val="20"/>
            <w:szCs w:val="20"/>
            <w:u w:val="single"/>
            <w:rtl w:val="0"/>
          </w:rPr>
          <w:t xml:space="preserve">https://cypherpunks.venona.com/date/1998/12/msg00455.html</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Tim May, “Scenario for a Ban.”</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s://cypherpunks.venona.com/date/1998/12/msg00455.html" TargetMode="External"/><Relationship Id="rId11" Type="http://schemas.openxmlformats.org/officeDocument/2006/relationships/hyperlink" Target="https://cypherpunks.venona.com/date/1994/02/msg00247.html" TargetMode="External"/><Relationship Id="rId10" Type="http://schemas.openxmlformats.org/officeDocument/2006/relationships/hyperlink" Target="https://cypherpunks.venona.com/date/1994/05/msg00616.html" TargetMode="External"/><Relationship Id="rId13" Type="http://schemas.openxmlformats.org/officeDocument/2006/relationships/hyperlink" Target="https://cypherpunks.venona.com/date/1996/03/msg01576.html" TargetMode="External"/><Relationship Id="rId12" Type="http://schemas.openxmlformats.org/officeDocument/2006/relationships/hyperlink" Target="https://cypherpunks.venona.com/date/1997/05/msg00147.html" TargetMode="External"/><Relationship Id="rId1" Type="http://schemas.openxmlformats.org/officeDocument/2006/relationships/hyperlink" Target="https://cypherpunks.venona.com/date/1992/11/msg00211.html" TargetMode="External"/><Relationship Id="rId2" Type="http://schemas.openxmlformats.org/officeDocument/2006/relationships/hyperlink" Target="https://cypherpunks.venona.com/date/1997/06/msg01637.html" TargetMode="External"/><Relationship Id="rId3" Type="http://schemas.openxmlformats.org/officeDocument/2006/relationships/hyperlink" Target="https://cypherpunks.venona.com/date/1993/11/msg01106.html" TargetMode="External"/><Relationship Id="rId4" Type="http://schemas.openxmlformats.org/officeDocument/2006/relationships/hyperlink" Target="https://cypherpunks.venona.com/date/1994/05/msg00243.html" TargetMode="External"/><Relationship Id="rId9" Type="http://schemas.openxmlformats.org/officeDocument/2006/relationships/hyperlink" Target="https://cypherpunks.venona.com/date/1993/08/msg00788.html" TargetMode="External"/><Relationship Id="rId15" Type="http://schemas.openxmlformats.org/officeDocument/2006/relationships/hyperlink" Target="https://cypherpunks.venona.com/date/1997/05/msg00104.html" TargetMode="External"/><Relationship Id="rId14" Type="http://schemas.openxmlformats.org/officeDocument/2006/relationships/hyperlink" Target="https://cypherpunks.venona.com/date/1997/04/msg00822.html" TargetMode="External"/><Relationship Id="rId17" Type="http://schemas.openxmlformats.org/officeDocument/2006/relationships/hyperlink" Target="https://cypherpunks.venona.com/date/1993/08/msg00698.html" TargetMode="External"/><Relationship Id="rId16" Type="http://schemas.openxmlformats.org/officeDocument/2006/relationships/hyperlink" Target="https://groups.csail.mit.edu/mac/classes/6.805/articles/money/nsamint/nsamint.htm" TargetMode="External"/><Relationship Id="rId5" Type="http://schemas.openxmlformats.org/officeDocument/2006/relationships/hyperlink" Target="http://cypherpunks.venona.com/date/1996/10/msg01269.html" TargetMode="External"/><Relationship Id="rId19" Type="http://schemas.openxmlformats.org/officeDocument/2006/relationships/hyperlink" Target="https://cypherpunks.venona.com/date/1997/04/msg00811.html" TargetMode="External"/><Relationship Id="rId6" Type="http://schemas.openxmlformats.org/officeDocument/2006/relationships/hyperlink" Target="https://cypherpunks.venona.com/date/1996/12/msg01468.html" TargetMode="External"/><Relationship Id="rId18" Type="http://schemas.openxmlformats.org/officeDocument/2006/relationships/hyperlink" Target="https://cypherpunks.venona.com/date/1994/05/msg00131.html" TargetMode="External"/><Relationship Id="rId7" Type="http://schemas.openxmlformats.org/officeDocument/2006/relationships/hyperlink" Target="https://cypherpunks.venona.com/date/1995/10/msg00731.html" TargetMode="External"/><Relationship Id="rId8" Type="http://schemas.openxmlformats.org/officeDocument/2006/relationships/hyperlink" Target="https://cypherpunks.venona.com/date/1995/10/msg0068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