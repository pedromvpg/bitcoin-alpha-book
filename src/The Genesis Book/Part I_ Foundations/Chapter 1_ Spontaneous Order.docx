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200" w:lineRule="auto"/>
        <w:rPr>
          <w:rFonts w:ascii="Calibri" w:cs="Calibri" w:eastAsia="Calibri" w:hAnsi="Calibri"/>
        </w:rPr>
      </w:pPr>
      <w:r w:rsidDel="00000000" w:rsidR="00000000" w:rsidRPr="00000000">
        <w:rPr>
          <w:rFonts w:ascii="Calibri" w:cs="Calibri" w:eastAsia="Calibri" w:hAnsi="Calibri"/>
          <w:b w:val="1"/>
          <w:bCs w:val="1"/>
          <w:rtl w:val="0"/>
        </w:rPr>
        <w:t xml:space="preserve">Chapter 1: </w:t>
      </w:r>
      <w:r w:rsidDel="00000000" w:rsidR="00000000" w:rsidRPr="00000000">
        <w:rPr>
          <w:rFonts w:ascii="Calibri" w:cs="Calibri" w:eastAsia="Calibri" w:hAnsi="Calibri"/>
          <w:b w:val="1"/>
          <w:bCs w:val="1"/>
          <w:rtl w:val="0"/>
        </w:rPr>
        <w:t xml:space="preserve">Spontaneous Order</w:t>
      </w:r>
      <w:r w:rsidDel="00000000" w:rsidR="00000000" w:rsidRPr="00000000">
        <w:rPr>
          <w:rtl w:val="0"/>
        </w:rPr>
      </w:r>
    </w:p>
    <w:p w:rsidR="00000000" w:rsidDel="00000000" w:rsidP="00000000" w:rsidRDefault="00000000" w:rsidRPr="00000000" w14:paraId="00000002">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Friedrich August von Hayek wanted to become a biology professor like his father, but the F</w:t>
      </w:r>
      <w:r w:rsidDel="00000000" w:rsidR="00000000" w:rsidRPr="00000000">
        <w:rPr>
          <w:rFonts w:ascii="Calibri" w:cs="Calibri" w:eastAsia="Calibri" w:hAnsi="Calibri"/>
          <w:rtl w:val="0"/>
        </w:rPr>
        <w:t xml:space="preserve">irst</w:t>
      </w:r>
      <w:r w:rsidDel="00000000" w:rsidR="00000000" w:rsidRPr="00000000">
        <w:rPr>
          <w:rFonts w:ascii="Calibri" w:cs="Calibri" w:eastAsia="Calibri" w:hAnsi="Calibri"/>
          <w:rtl w:val="0"/>
        </w:rPr>
        <w:t xml:space="preserve"> World War changed everything.</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Born in 1899, and raised in what would later turn out to be the late years of the Austro-Hungarian Empire, he was called to fight on the Italian front after turning eighteen. He spent the final stage of the conflict as a spotter in airplanes.</w:t>
      </w:r>
    </w:p>
    <w:p w:rsidR="00000000" w:rsidDel="00000000" w:rsidP="00000000" w:rsidRDefault="00000000" w:rsidRPr="00000000" w14:paraId="0000000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When he returned home after the war ended in 1918, Hayek (the aristocratic prefix “von” was dropped after the collapse of the dual monarchy) found his hometown Vienna in </w:t>
      </w:r>
      <w:r w:rsidDel="00000000" w:rsidR="00000000" w:rsidRPr="00000000">
        <w:rPr>
          <w:rFonts w:ascii="Calibri" w:cs="Calibri" w:eastAsia="Calibri" w:hAnsi="Calibri"/>
          <w:rtl w:val="0"/>
        </w:rPr>
        <w:t xml:space="preserve">complete devastation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With the war lost, the economy destroyed, and the empire falling apart, morale in the city was broken.</w:t>
      </w:r>
      <w:r w:rsidDel="00000000" w:rsidR="00000000" w:rsidRPr="00000000">
        <w:rPr>
          <w:rtl w:val="0"/>
        </w:rPr>
      </w:r>
    </w:p>
    <w:p w:rsidR="00000000" w:rsidDel="00000000" w:rsidP="00000000" w:rsidRDefault="00000000" w:rsidRPr="00000000" w14:paraId="0000000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Making matters even worse, the new Austrian government was spending so much to pay for the country’s postwar expenses that it sent the value of its national currency into a nosedive. </w:t>
      </w:r>
      <w:r w:rsidDel="00000000" w:rsidR="00000000" w:rsidRPr="00000000">
        <w:rPr>
          <w:rFonts w:ascii="Calibri" w:cs="Calibri" w:eastAsia="Calibri" w:hAnsi="Calibri"/>
          <w:rtl w:val="0"/>
        </w:rPr>
        <w:t xml:space="preserve">While the krone had already lost well over 90 percent of its purchasing power throughout the war, it would really spin out of control in the postwar years. Where a US dollar traded for about </w:t>
      </w:r>
      <w:r w:rsidDel="00000000" w:rsidR="00000000" w:rsidRPr="00000000">
        <w:rPr>
          <w:rFonts w:ascii="Calibri" w:cs="Calibri" w:eastAsia="Calibri" w:hAnsi="Calibri"/>
          <w:rtl w:val="0"/>
        </w:rPr>
        <w:t xml:space="preserve">nine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krone</w:t>
      </w:r>
      <w:r w:rsidDel="00000000" w:rsidR="00000000" w:rsidRPr="00000000">
        <w:rPr>
          <w:rFonts w:ascii="Calibri" w:cs="Calibri" w:eastAsia="Calibri" w:hAnsi="Calibri"/>
          <w:rtl w:val="0"/>
        </w:rPr>
        <w:t xml:space="preserve">n in 1917, the same dollar could by 1923 buy over 70,000 of the Austrian currency units.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nation’s money was effectively destroyed.</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5">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Having been confronted up close with the atrocities of the Great War, which cost almost eighteen million men and women their lives, Hayek decided his time and energy was best spent trying to prevent a repeat of such dramatic conflicts in the future.</w:t>
      </w:r>
      <w:r w:rsidDel="00000000" w:rsidR="00000000" w:rsidRPr="00000000">
        <w:rPr>
          <w:rFonts w:ascii="Calibri" w:cs="Calibri" w:eastAsia="Calibri" w:hAnsi="Calibri"/>
          <w:rtl w:val="0"/>
        </w:rPr>
        <w:t xml:space="preserve"> He became determined to find better ways of organizing society. </w:t>
      </w:r>
    </w:p>
    <w:p w:rsidR="00000000" w:rsidDel="00000000" w:rsidP="00000000" w:rsidRDefault="00000000" w:rsidRPr="00000000" w14:paraId="00000006">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rtl w:val="0"/>
        </w:rPr>
        <w:t xml:space="preserve">keen learner</w:t>
      </w:r>
      <w:r w:rsidDel="00000000" w:rsidR="00000000" w:rsidRPr="00000000">
        <w:rPr>
          <w:rFonts w:ascii="Calibri" w:cs="Calibri" w:eastAsia="Calibri" w:hAnsi="Calibri"/>
          <w:rtl w:val="0"/>
        </w:rPr>
        <w:t xml:space="preserve"> from an educated family—</w:t>
      </w:r>
      <w:r w:rsidDel="00000000" w:rsidR="00000000" w:rsidRPr="00000000">
        <w:rPr>
          <w:rFonts w:ascii="Calibri" w:cs="Calibri" w:eastAsia="Calibri" w:hAnsi="Calibri"/>
          <w:rtl w:val="0"/>
        </w:rPr>
        <w:t xml:space="preserve">both of his grandfathers were academics as well</w:t>
      </w:r>
      <w:r w:rsidDel="00000000" w:rsidR="00000000" w:rsidRPr="00000000">
        <w:rPr>
          <w:rFonts w:ascii="Calibri" w:cs="Calibri" w:eastAsia="Calibri" w:hAnsi="Calibri"/>
          <w:rtl w:val="0"/>
        </w:rPr>
        <w:t xml:space="preserve">—Hayek enrolled at the University of Vienna, </w:t>
      </w:r>
      <w:r w:rsidDel="00000000" w:rsidR="00000000" w:rsidRPr="00000000">
        <w:rPr>
          <w:rFonts w:ascii="Calibri" w:cs="Calibri" w:eastAsia="Calibri" w:hAnsi="Calibri"/>
          <w:rtl w:val="0"/>
        </w:rPr>
        <w:t xml:space="preserve">the oldest university in the German-speaking world </w:t>
      </w:r>
      <w:commentRangeStart w:id="0"/>
      <w:r w:rsidDel="00000000" w:rsidR="00000000" w:rsidRPr="00000000">
        <w:rPr>
          <w:rFonts w:ascii="Calibri" w:cs="Calibri" w:eastAsia="Calibri" w:hAnsi="Calibri"/>
          <w:rtl w:val="0"/>
        </w:rPr>
        <w:t xml:space="preserve">and</w:t>
      </w:r>
      <w:commentRangeEnd w:id="0"/>
      <w:r w:rsidDel="00000000" w:rsidR="00000000" w:rsidRPr="00000000">
        <w:commentReference w:id="0"/>
      </w:r>
      <w:r w:rsidDel="00000000" w:rsidR="00000000" w:rsidRPr="00000000">
        <w:rPr>
          <w:rFonts w:ascii="Calibri" w:cs="Calibri" w:eastAsia="Calibri" w:hAnsi="Calibri"/>
          <w:rtl w:val="0"/>
        </w:rPr>
        <w:t xml:space="preserve"> among the most renowned academic institutes in all of Europe. </w:t>
      </w:r>
      <w:r w:rsidDel="00000000" w:rsidR="00000000" w:rsidRPr="00000000">
        <w:rPr>
          <w:rFonts w:ascii="Calibri" w:cs="Calibri" w:eastAsia="Calibri" w:hAnsi="Calibri"/>
          <w:rtl w:val="0"/>
        </w:rPr>
        <w:t xml:space="preserve">Motivated by his newfound sense of mission, Hayek decided to study political science and law, while taking philosophy, psychology, and economics classes on the side.</w:t>
      </w:r>
    </w:p>
    <w:p w:rsidR="00000000" w:rsidDel="00000000" w:rsidP="00000000" w:rsidRDefault="00000000" w:rsidRPr="00000000" w14:paraId="00000007">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He didn’t immediately enroll in all economics classes, however; one economics professor at the university in particular seemed to be a bit too deep in free-market thinking for the mildly socialist-leaning student. It</w:t>
      </w:r>
      <w:r w:rsidDel="00000000" w:rsidR="00000000" w:rsidRPr="00000000">
        <w:rPr>
          <w:rFonts w:ascii="Calibri" w:cs="Calibri" w:eastAsia="Calibri" w:hAnsi="Calibri"/>
          <w:rtl w:val="0"/>
        </w:rPr>
        <w:t xml:space="preserve"> was only when that same economics professor hired Hayek to staff a temporary government office in the city that he finally decided to give his teachings a chance as well.</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8">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The professor’s name was Ludwig von Mises,</w:t>
      </w:r>
      <w:r w:rsidDel="00000000" w:rsidR="00000000" w:rsidRPr="00000000">
        <w:rPr>
          <w:rFonts w:ascii="Calibri" w:cs="Calibri" w:eastAsia="Calibri" w:hAnsi="Calibri"/>
          <w:rtl w:val="0"/>
        </w:rPr>
        <w:t xml:space="preserve"> who, Hayek soon learned, was a leading economist within a relatively </w:t>
      </w:r>
      <w:r w:rsidDel="00000000" w:rsidR="00000000" w:rsidRPr="00000000">
        <w:rPr>
          <w:rFonts w:ascii="Calibri" w:cs="Calibri" w:eastAsia="Calibri" w:hAnsi="Calibri"/>
          <w:rtl w:val="0"/>
        </w:rPr>
        <w:t xml:space="preserve">new school of economic thought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09">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Austrian Economics</w:t>
      </w:r>
    </w:p>
    <w:p w:rsidR="00000000" w:rsidDel="00000000" w:rsidP="00000000" w:rsidRDefault="00000000" w:rsidRPr="00000000" w14:paraId="0000000A">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First </w:t>
      </w:r>
      <w:r w:rsidDel="00000000" w:rsidR="00000000" w:rsidRPr="00000000">
        <w:rPr>
          <w:rFonts w:ascii="Calibri" w:cs="Calibri" w:eastAsia="Calibri" w:hAnsi="Calibri"/>
          <w:rtl w:val="0"/>
        </w:rPr>
        <w:t xml:space="preserve">World War had been the violent climax of an era with a strong sense of nationalism, the ideology that holds that collectives of people with a common descent, history, culture, or language—</w:t>
      </w:r>
      <w:r w:rsidDel="00000000" w:rsidR="00000000" w:rsidRPr="00000000">
        <w:rPr>
          <w:rFonts w:ascii="Calibri" w:cs="Calibri" w:eastAsia="Calibri" w:hAnsi="Calibri"/>
          <w:i w:val="1"/>
          <w:iCs w:val="1"/>
          <w:rtl w:val="0"/>
        </w:rPr>
        <w:t xml:space="preserve">nations</w:t>
      </w:r>
      <w:r w:rsidDel="00000000" w:rsidR="00000000" w:rsidRPr="00000000">
        <w:rPr>
          <w:rFonts w:ascii="Calibri" w:cs="Calibri" w:eastAsia="Calibri" w:hAnsi="Calibri"/>
          <w:rtl w:val="0"/>
        </w:rPr>
        <w:t xml:space="preserve">—should self-organize as states, and act in the interest of these states.</w:t>
      </w:r>
    </w:p>
    <w:p w:rsidR="00000000" w:rsidDel="00000000" w:rsidP="00000000" w:rsidRDefault="00000000" w:rsidRPr="00000000" w14:paraId="0000000B">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Nationalism had throughout the nineteenth century also permeated the field of economic science. </w:t>
      </w:r>
      <w:r w:rsidDel="00000000" w:rsidR="00000000" w:rsidRPr="00000000">
        <w:rPr>
          <w:rFonts w:ascii="Calibri" w:cs="Calibri" w:eastAsia="Calibri" w:hAnsi="Calibri"/>
          <w:rtl w:val="0"/>
        </w:rPr>
        <w:t xml:space="preserve">Whereas </w:t>
      </w:r>
      <w:r w:rsidDel="00000000" w:rsidR="00000000" w:rsidRPr="00000000">
        <w:rPr>
          <w:rFonts w:ascii="Calibri" w:cs="Calibri" w:eastAsia="Calibri" w:hAnsi="Calibri"/>
          <w:i w:val="1"/>
          <w:iCs w:val="1"/>
          <w:rtl w:val="0"/>
        </w:rPr>
        <w:t xml:space="preserve">classical economics</w:t>
      </w:r>
      <w:r w:rsidDel="00000000" w:rsidR="00000000" w:rsidRPr="00000000">
        <w:rPr>
          <w:rFonts w:ascii="Calibri" w:cs="Calibri" w:eastAsia="Calibri" w:hAnsi="Calibri"/>
          <w:rtl w:val="0"/>
        </w:rPr>
        <w:t xml:space="preserve">, with its strong emphasis on free markets as advocated by pioneering economists like David Hume, Adam Smith, and David Ricardo, had been dominant in the late eighteenth century, </w:t>
      </w:r>
      <w:r w:rsidDel="00000000" w:rsidR="00000000" w:rsidRPr="00000000">
        <w:rPr>
          <w:rFonts w:ascii="Calibri" w:cs="Calibri" w:eastAsia="Calibri" w:hAnsi="Calibri"/>
          <w:rtl w:val="0"/>
        </w:rPr>
        <w:t xml:space="preserve">European universities throughout the 1800s started to adopt the methods of the </w:t>
      </w:r>
      <w:r w:rsidDel="00000000" w:rsidR="00000000" w:rsidRPr="00000000">
        <w:rPr>
          <w:rFonts w:ascii="Calibri" w:cs="Calibri" w:eastAsia="Calibri" w:hAnsi="Calibri"/>
          <w:i w:val="1"/>
          <w:iCs w:val="1"/>
          <w:rtl w:val="0"/>
        </w:rPr>
        <w:t xml:space="preserve">historical school </w:t>
      </w:r>
      <w:r w:rsidDel="00000000" w:rsidR="00000000" w:rsidRPr="00000000">
        <w:rPr>
          <w:rFonts w:ascii="Calibri" w:cs="Calibri" w:eastAsia="Calibri" w:hAnsi="Calibri"/>
          <w:rtl w:val="0"/>
        </w:rPr>
        <w:t xml:space="preserve">of economics</w:t>
      </w:r>
      <w:r w:rsidDel="00000000" w:rsidR="00000000" w:rsidRPr="00000000">
        <w:rPr>
          <w:rFonts w:ascii="Calibri" w:cs="Calibri" w:eastAsia="Calibri" w:hAnsi="Calibri"/>
          <w:rtl w:val="0"/>
        </w:rPr>
        <w:t xml:space="preserve">. Its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most influential practitioners advocated for state interventions in the economy, like labor legislation, protective tariffs, and progressive taxation.</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0C">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methodology of the historical school of economics (the body of methods used to study the economy) excluded general economic theories, and maintained that the “rules” by which economies operate differ across cultures and time. Instead of constructing models or theorems, historical economists compiled massive amounts of historical data to be used for empirical analysis.</w:t>
      </w:r>
    </w:p>
    <w:p w:rsidR="00000000" w:rsidDel="00000000" w:rsidP="00000000" w:rsidRDefault="00000000" w:rsidRPr="00000000" w14:paraId="0000000D">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But University of Vienna professor Carl Menger had by the 1870s rejected this approach. He believed that humans, and human interactions, were too complex to be able to deduce valuable scientific insights from empirical data alone. An innumerable amount of factors influence a typical person’s thoughts and actions, he reasoned—never mind the number of factors that influence a whole society. No empirical dataset could be large enough to encompass all these factors, Menger believed. Any conclusion drawn from such a dataset would necessarily be inconclusive, at best.</w:t>
      </w:r>
    </w:p>
    <w:p w:rsidR="00000000" w:rsidDel="00000000" w:rsidP="00000000" w:rsidRDefault="00000000" w:rsidRPr="00000000" w14:paraId="0000000E">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Instead, Menger argued that economists should try to understand and explain economic phenomena using deductive reasoning. By starting from first principles,</w:t>
      </w:r>
      <w:r w:rsidDel="00000000" w:rsidR="00000000" w:rsidRPr="00000000">
        <w:rPr>
          <w:rFonts w:ascii="Calibri" w:cs="Calibri" w:eastAsia="Calibri" w:hAnsi="Calibri"/>
          <w:rtl w:val="0"/>
        </w:rPr>
        <w:t xml:space="preserve"> steps</w:t>
      </w:r>
      <w:r w:rsidDel="00000000" w:rsidR="00000000" w:rsidRPr="00000000">
        <w:rPr>
          <w:rFonts w:ascii="Calibri" w:cs="Calibri" w:eastAsia="Calibri" w:hAnsi="Calibri"/>
          <w:rtl w:val="0"/>
        </w:rPr>
        <w:t xml:space="preserve"> of logic could lead to irrefutable insights that would expand the scientific understanding of economic processes, </w:t>
      </w:r>
      <w:r w:rsidDel="00000000" w:rsidR="00000000" w:rsidRPr="00000000">
        <w:rPr>
          <w:rFonts w:ascii="Calibri" w:cs="Calibri" w:eastAsia="Calibri" w:hAnsi="Calibri"/>
          <w:i w:val="1"/>
          <w:iCs w:val="1"/>
          <w:rtl w:val="0"/>
        </w:rPr>
        <w:t xml:space="preserve">a priori</w:t>
      </w:r>
      <w:r w:rsidDel="00000000" w:rsidR="00000000" w:rsidRPr="00000000">
        <w:rPr>
          <w:rFonts w:ascii="Calibri" w:cs="Calibri" w:eastAsia="Calibri" w:hAnsi="Calibri"/>
          <w:rtl w:val="0"/>
        </w:rPr>
        <w:t xml:space="preserve">. (The Latin phrase </w:t>
      </w:r>
      <w:r w:rsidDel="00000000" w:rsidR="00000000" w:rsidRPr="00000000">
        <w:rPr>
          <w:rFonts w:ascii="Calibri" w:cs="Calibri" w:eastAsia="Calibri" w:hAnsi="Calibri"/>
          <w:i w:val="1"/>
          <w:iCs w:val="1"/>
          <w:rtl w:val="0"/>
        </w:rPr>
        <w:t xml:space="preserve">a priori</w:t>
      </w:r>
      <w:r w:rsidDel="00000000" w:rsidR="00000000" w:rsidRPr="00000000">
        <w:rPr>
          <w:rFonts w:ascii="Calibri" w:cs="Calibri" w:eastAsia="Calibri" w:hAnsi="Calibri"/>
          <w:rtl w:val="0"/>
        </w:rPr>
        <w:t xml:space="preserve"> refers to knowledge that is independent from experience, like mathematics, contrasting </w:t>
      </w:r>
      <w:r w:rsidDel="00000000" w:rsidR="00000000" w:rsidRPr="00000000">
        <w:rPr>
          <w:rFonts w:ascii="Calibri" w:cs="Calibri" w:eastAsia="Calibri" w:hAnsi="Calibri"/>
          <w:i w:val="1"/>
          <w:iCs w:val="1"/>
          <w:rtl w:val="0"/>
        </w:rPr>
        <w:t xml:space="preserve">a posteriori</w:t>
      </w:r>
      <w:r w:rsidDel="00000000" w:rsidR="00000000" w:rsidRPr="00000000">
        <w:rPr>
          <w:rFonts w:ascii="Calibri" w:cs="Calibri" w:eastAsia="Calibri" w:hAnsi="Calibri"/>
          <w:rtl w:val="0"/>
        </w:rPr>
        <w:t xml:space="preserve"> knowledge which depends on empirical evidence, as is more typical in most fields of science.)</w:t>
      </w:r>
    </w:p>
    <w:p w:rsidR="00000000" w:rsidDel="00000000" w:rsidP="00000000" w:rsidRDefault="00000000" w:rsidRPr="00000000" w14:paraId="0000000F">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Menger had brought this approach into practice for the first time in his 1871 book </w:t>
      </w:r>
      <w:r w:rsidDel="00000000" w:rsidR="00000000" w:rsidRPr="00000000">
        <w:rPr>
          <w:rFonts w:ascii="Calibri" w:cs="Calibri" w:eastAsia="Calibri" w:hAnsi="Calibri"/>
          <w:i w:val="1"/>
          <w:iCs w:val="1"/>
          <w:rtl w:val="0"/>
        </w:rPr>
        <w:t xml:space="preserve">Grundsätze der Volkswirtschaftslehre</w:t>
      </w:r>
      <w:r w:rsidDel="00000000" w:rsidR="00000000" w:rsidRPr="00000000">
        <w:rPr>
          <w:rFonts w:ascii="Calibri" w:cs="Calibri" w:eastAsia="Calibri" w:hAnsi="Calibri"/>
          <w:rtl w:val="0"/>
        </w:rPr>
        <w:t xml:space="preserve"> (“Principles of Economics”). In it, he outlined the theory of marginal utility, which explains that the price of goods and services in part depends on how much added </w:t>
      </w:r>
      <w:r w:rsidDel="00000000" w:rsidR="00000000" w:rsidRPr="00000000">
        <w:rPr>
          <w:rFonts w:ascii="Calibri" w:cs="Calibri" w:eastAsia="Calibri" w:hAnsi="Calibri"/>
          <w:rtl w:val="0"/>
        </w:rPr>
        <w:t xml:space="preserve">satisfaction</w:t>
      </w:r>
      <w:r w:rsidDel="00000000" w:rsidR="00000000" w:rsidRPr="00000000">
        <w:rPr>
          <w:rFonts w:ascii="Calibri" w:cs="Calibri" w:eastAsia="Calibri" w:hAnsi="Calibri"/>
          <w:rtl w:val="0"/>
        </w:rPr>
        <w:t xml:space="preserve"> is derived from having more of them.</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10">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This represented a fundamental shift in perspective. Until then, economists (both from the classical and from the historical school) had always assumed that the value of a product was derived from its cost of production. A pair of shoes is valuable, they’d say, because producing it comes at a cost—most notably the cost of labor, leather, and equipment.</w:t>
      </w:r>
      <w:r w:rsidDel="00000000" w:rsidR="00000000" w:rsidRPr="00000000">
        <w:rPr>
          <w:rFonts w:ascii="Calibri" w:cs="Calibri" w:eastAsia="Calibri" w:hAnsi="Calibri"/>
          <w:rtl w:val="0"/>
        </w:rPr>
        <w:t xml:space="preserve"> The reason that the leather and equipment comes at a cost is in turn because producing the leather and equipment requires labor (and perhaps other costs) as well. </w:t>
      </w:r>
      <w:r w:rsidDel="00000000" w:rsidR="00000000" w:rsidRPr="00000000">
        <w:rPr>
          <w:rFonts w:ascii="Calibri" w:cs="Calibri" w:eastAsia="Calibri" w:hAnsi="Calibri"/>
          <w:rtl w:val="0"/>
        </w:rPr>
        <w:t xml:space="preserve">This was called the labor theory of value.</w:t>
      </w:r>
    </w:p>
    <w:p w:rsidR="00000000" w:rsidDel="00000000" w:rsidP="00000000" w:rsidRDefault="00000000" w:rsidRPr="00000000" w14:paraId="00000011">
      <w:pPr>
        <w:widowControl w:val="1"/>
        <w:spacing w:before="200" w:lineRule="auto"/>
        <w:rPr>
          <w:rFonts w:ascii="Calibri" w:cs="Calibri" w:eastAsia="Calibri" w:hAnsi="Calibri"/>
          <w:i w:val="1"/>
          <w:iCs w:val="1"/>
        </w:rPr>
      </w:pPr>
      <w:r w:rsidDel="00000000" w:rsidR="00000000" w:rsidRPr="00000000">
        <w:rPr>
          <w:rFonts w:ascii="Calibri" w:cs="Calibri" w:eastAsia="Calibri" w:hAnsi="Calibri"/>
          <w:rtl w:val="0"/>
        </w:rPr>
        <w:t xml:space="preserve">Through the theory of marginal utility, Menger had instead argued that value is actually subjective: individuals value products and services if these products or services fulfill a personal want or need. A pair of shoes doesn’t derive its value from the cost to produce it, but rather, a pair of shoes is valuable because </w:t>
      </w:r>
      <w:r w:rsidDel="00000000" w:rsidR="00000000" w:rsidRPr="00000000">
        <w:rPr>
          <w:rFonts w:ascii="Calibri" w:cs="Calibri" w:eastAsia="Calibri" w:hAnsi="Calibri"/>
          <w:i w:val="1"/>
          <w:iCs w:val="1"/>
          <w:rtl w:val="0"/>
        </w:rPr>
        <w:t xml:space="preserve">people value wearing shoes</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12">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This means that the value of any particular product can vary from person to person. Someone who owns no shoes at all will probably value a new pair more than someone who already owns several. Similarly, the </w:t>
      </w:r>
      <w:r w:rsidDel="00000000" w:rsidR="00000000" w:rsidRPr="00000000">
        <w:rPr>
          <w:rFonts w:ascii="Calibri" w:cs="Calibri" w:eastAsia="Calibri" w:hAnsi="Calibri"/>
          <w:i w:val="1"/>
          <w:iCs w:val="1"/>
          <w:rtl w:val="0"/>
        </w:rPr>
        <w:t xml:space="preserve">same</w:t>
      </w:r>
      <w:r w:rsidDel="00000000" w:rsidR="00000000" w:rsidRPr="00000000">
        <w:rPr>
          <w:rFonts w:ascii="Calibri" w:cs="Calibri" w:eastAsia="Calibri" w:hAnsi="Calibri"/>
          <w:rtl w:val="0"/>
        </w:rPr>
        <w:t xml:space="preserve"> person can value the same product differently at different times. After the shoeless person in the previous example has acquired a pair, he probably wouldn’t value a second, identical pair of shoes as much as he valued the first.</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1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With this </w:t>
      </w:r>
      <w:r w:rsidDel="00000000" w:rsidR="00000000" w:rsidRPr="00000000">
        <w:rPr>
          <w:rFonts w:ascii="Calibri" w:cs="Calibri" w:eastAsia="Calibri" w:hAnsi="Calibri"/>
          <w:i w:val="1"/>
          <w:iCs w:val="1"/>
          <w:rtl w:val="0"/>
        </w:rPr>
        <w:t xml:space="preserve">subjective theory of value</w:t>
      </w:r>
      <w:r w:rsidDel="00000000" w:rsidR="00000000" w:rsidRPr="00000000">
        <w:rPr>
          <w:rFonts w:ascii="Calibri" w:cs="Calibri" w:eastAsia="Calibri" w:hAnsi="Calibri"/>
          <w:rtl w:val="0"/>
        </w:rPr>
        <w:t xml:space="preserve">, Menger put the individual back at the heart of the economy. He posited that it wasn’t nations or other collectives, but people and their subjective preferences that were ultimately responsible for all economic decisions. Rather than taking the state as a starting point for analysis, Menger therefore believed that the study of economics had to begin by understanding what moves the smallest parts of any economic system. Indeed, individuals.</w:t>
      </w:r>
    </w:p>
    <w:p w:rsidR="00000000" w:rsidDel="00000000" w:rsidP="00000000" w:rsidRDefault="00000000" w:rsidRPr="00000000" w14:paraId="0000001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Offering what is perhaps best understood as a rebirth of classical economics centered around subjective individual experience, Menger’s approach gained support from several of his colleagues at the University of Vienna. And by the 1880s Menger had, through the publication of his second book,</w:t>
      </w:r>
      <w:r w:rsidDel="00000000" w:rsidR="00000000" w:rsidRPr="00000000">
        <w:rPr>
          <w:rFonts w:ascii="Calibri" w:cs="Calibri" w:eastAsia="Calibri" w:hAnsi="Calibri"/>
          <w:vertAlign w:val="superscript"/>
        </w:rPr>
        <w:footnoteReference w:customMarkFollows="0" w:id="7"/>
      </w:r>
      <w:r w:rsidDel="00000000" w:rsidR="00000000" w:rsidRPr="00000000">
        <w:rPr>
          <w:rFonts w:ascii="Calibri" w:cs="Calibri" w:eastAsia="Calibri" w:hAnsi="Calibri"/>
          <w:rtl w:val="0"/>
        </w:rPr>
        <w:t xml:space="preserve"> sparked a philosophical debate about the methodology of economic science across German-speaking universities.</w:t>
      </w:r>
    </w:p>
    <w:p w:rsidR="00000000" w:rsidDel="00000000" w:rsidP="00000000" w:rsidRDefault="00000000" w:rsidRPr="00000000" w14:paraId="00000015">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During this sometimes adversarial </w:t>
      </w:r>
      <w:r w:rsidDel="00000000" w:rsidR="00000000" w:rsidRPr="00000000">
        <w:rPr>
          <w:rFonts w:ascii="Calibri" w:cs="Calibri" w:eastAsia="Calibri" w:hAnsi="Calibri"/>
          <w:i w:val="1"/>
          <w:iCs w:val="1"/>
          <w:rtl w:val="0"/>
        </w:rPr>
        <w:t xml:space="preserve">Methodenstreit</w:t>
      </w:r>
      <w:r w:rsidDel="00000000" w:rsidR="00000000" w:rsidRPr="00000000">
        <w:rPr>
          <w:rFonts w:ascii="Calibri" w:cs="Calibri" w:eastAsia="Calibri" w:hAnsi="Calibri"/>
          <w:rtl w:val="0"/>
        </w:rPr>
        <w:t xml:space="preserve"> (“battle of methods”), German economists—who by and large subscribed to the historical school—began referring to Menger’s approach somewhat pejoratively as the “Austrian school of economics.” Although originally intended as a sneer (Germans at the time associated the predicate “Austrian” with Austria’s defeat in the Austro-Prussian War of 1866), the name stuck. Economists that adopted Menger’s methodology were since then referred to as Austrian economists—even when they weren’t from Austria themselves.</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16">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The antagonistic spirit of the Methodenstreit in the late nineteenth century culminated in a de facto ban of Austrian economics from German universities, which would remain in place for decades. It largely prevented Menger’s ideas from spreading through the newly unified nation-state. Instead, nationalism remained dominant, while another, homegrown, collectivist ideology was starting to spread through German universities with little </w:t>
      </w:r>
      <w:r w:rsidDel="00000000" w:rsidR="00000000" w:rsidRPr="00000000">
        <w:rPr>
          <w:rFonts w:ascii="Calibri" w:cs="Calibri" w:eastAsia="Calibri" w:hAnsi="Calibri"/>
          <w:rtl w:val="0"/>
        </w:rPr>
        <w:t xml:space="preserve">substantive opposition as well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socialism</w:t>
      </w:r>
      <w:r w:rsidDel="00000000" w:rsidR="00000000" w:rsidRPr="00000000">
        <w:rPr>
          <w:rFonts w:ascii="Calibri" w:cs="Calibri" w:eastAsia="Calibri" w:hAnsi="Calibri"/>
          <w:rtl w:val="0"/>
        </w:rPr>
        <w:t xml:space="preserve"> was on the rise.</w:t>
      </w:r>
      <w:r w:rsidDel="00000000" w:rsidR="00000000" w:rsidRPr="00000000">
        <w:rPr>
          <w:rtl w:val="0"/>
        </w:rPr>
      </w:r>
    </w:p>
    <w:p w:rsidR="00000000" w:rsidDel="00000000" w:rsidP="00000000" w:rsidRDefault="00000000" w:rsidRPr="00000000" w14:paraId="00000017">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Economic Calculation</w:t>
      </w:r>
    </w:p>
    <w:p w:rsidR="00000000" w:rsidDel="00000000" w:rsidP="00000000" w:rsidRDefault="00000000" w:rsidRPr="00000000" w14:paraId="00000018">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Originally s</w:t>
      </w:r>
      <w:r w:rsidDel="00000000" w:rsidR="00000000" w:rsidRPr="00000000">
        <w:rPr>
          <w:rFonts w:ascii="Calibri" w:cs="Calibri" w:eastAsia="Calibri" w:hAnsi="Calibri"/>
          <w:rtl w:val="0"/>
        </w:rPr>
        <w:t xml:space="preserve">pearheaded by German author and social commentator Karl Marx, socialists believed that the economic history of the world was best understood as a class struggle between those who own capital (goods that can be used as a means of production, like factories and their machinery) and the working class—those who only have their labor to sell. Marx had predicted that this struggle would continue to work out in favor of the capital-owning class (the </w:t>
      </w:r>
      <w:r w:rsidDel="00000000" w:rsidR="00000000" w:rsidRPr="00000000">
        <w:rPr>
          <w:rFonts w:ascii="Calibri" w:cs="Calibri" w:eastAsia="Calibri" w:hAnsi="Calibri"/>
          <w:i w:val="1"/>
          <w:iCs w:val="1"/>
          <w:rtl w:val="0"/>
        </w:rPr>
        <w:t xml:space="preserve">capitalists</w:t>
      </w:r>
      <w:r w:rsidDel="00000000" w:rsidR="00000000" w:rsidRPr="00000000">
        <w:rPr>
          <w:rFonts w:ascii="Calibri" w:cs="Calibri" w:eastAsia="Calibri" w:hAnsi="Calibri"/>
          <w:rtl w:val="0"/>
        </w:rPr>
        <w:t xml:space="preserve">), as they’d accumulate more and more capital and enjoy ever-growing profits—until the working class (the proletariat) would inevitably revolt.</w:t>
      </w:r>
    </w:p>
    <w:p w:rsidR="00000000" w:rsidDel="00000000" w:rsidP="00000000" w:rsidRDefault="00000000" w:rsidRPr="00000000" w14:paraId="00000019">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eventual solution to the economic disparity, according to Marx, was socialism, an economic system where the means of production are brought under common ownership, and their gains distributed throughout society. This would initially have to be managed under supervision of the state, to gradually be replaced by an anarchist form of self-govern</w:t>
      </w:r>
      <w:ins w:author="Aaron van Wirdum" w:id="0" w:date="2024-05-26T19:15:44Z">
        <w:r w:rsidDel="00000000" w:rsidR="00000000" w:rsidRPr="00000000">
          <w:rPr>
            <w:rFonts w:ascii="Calibri" w:cs="Calibri" w:eastAsia="Calibri" w:hAnsi="Calibri"/>
            <w:rtl w:val="0"/>
          </w:rPr>
          <w:t xml:space="preserve">ance</w:t>
        </w:r>
      </w:ins>
      <w:del w:author="Aaron van Wirdum" w:id="0" w:date="2024-05-26T19:15:44Z">
        <w:r w:rsidDel="00000000" w:rsidR="00000000" w:rsidRPr="00000000">
          <w:rPr>
            <w:rFonts w:ascii="Calibri" w:cs="Calibri" w:eastAsia="Calibri" w:hAnsi="Calibri"/>
            <w:rtl w:val="0"/>
          </w:rPr>
          <w:delText xml:space="preserve">ment</w:delText>
        </w:r>
      </w:del>
      <w:r w:rsidDel="00000000" w:rsidR="00000000" w:rsidRPr="00000000">
        <w:rPr>
          <w:rFonts w:ascii="Calibri" w:cs="Calibri" w:eastAsia="Calibri" w:hAnsi="Calibri"/>
          <w:rtl w:val="0"/>
        </w:rPr>
        <w:t xml:space="preserve">.</w:t>
      </w:r>
    </w:p>
    <w:p w:rsidR="00000000" w:rsidDel="00000000" w:rsidP="00000000" w:rsidRDefault="00000000" w:rsidRPr="00000000" w14:paraId="0000001A">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Although Marx’s ideas only seemed to gain in popularity after his death in 1883, socialism had its fair share of critics as well. One common objection was that people would have no incentive to work in a socialist system, since they’d receive a fixed share of all produced goods anyways, while at the same time the goods they’d help produce themselves would be distributed across the rest of society. A second objection concerned the risk that socialist leaders would turn against their own population, claiming many of the goods produced under state supervision for themselves instead of distributing them fairly.</w:t>
      </w:r>
    </w:p>
    <w:p w:rsidR="00000000" w:rsidDel="00000000" w:rsidP="00000000" w:rsidRDefault="00000000" w:rsidRPr="00000000" w14:paraId="0000001B">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It hadn’t stopped the rise of socialist doctrine in the Russian Empire, however. In 1917, in the midst of the </w:t>
      </w:r>
      <w:r w:rsidDel="00000000" w:rsidR="00000000" w:rsidRPr="00000000">
        <w:rPr>
          <w:rFonts w:ascii="Calibri" w:cs="Calibri" w:eastAsia="Calibri" w:hAnsi="Calibri"/>
          <w:rtl w:val="0"/>
        </w:rPr>
        <w:t xml:space="preserve">First World War,</w:t>
      </w:r>
      <w:r w:rsidDel="00000000" w:rsidR="00000000" w:rsidRPr="00000000">
        <w:rPr>
          <w:rFonts w:ascii="Calibri" w:cs="Calibri" w:eastAsia="Calibri" w:hAnsi="Calibri"/>
          <w:rtl w:val="0"/>
        </w:rPr>
        <w:t xml:space="preserve"> revolutionaries organized through workers’ councils known as “</w:t>
      </w:r>
      <w:r w:rsidDel="00000000" w:rsidR="00000000" w:rsidRPr="00000000">
        <w:rPr>
          <w:rFonts w:ascii="Calibri" w:cs="Calibri" w:eastAsia="Calibri" w:hAnsi="Calibri"/>
          <w:rtl w:val="0"/>
        </w:rPr>
        <w:t xml:space="preserve">Soviets</w:t>
      </w:r>
      <w:r w:rsidDel="00000000" w:rsidR="00000000" w:rsidRPr="00000000">
        <w:rPr>
          <w:rFonts w:ascii="Calibri" w:cs="Calibri" w:eastAsia="Calibri" w:hAnsi="Calibri"/>
          <w:rtl w:val="0"/>
        </w:rPr>
        <w:t xml:space="preserve">” overthrew the sitting government, and established the Soviet Union as a communist state.</w:t>
      </w:r>
    </w:p>
    <w:p w:rsidR="00000000" w:rsidDel="00000000" w:rsidP="00000000" w:rsidRDefault="00000000" w:rsidRPr="00000000" w14:paraId="0000001C">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It was about three years after these events when Mises, the professor who’d hired Hayek for his government office, offered a groundbreaking new critique of socialism.</w:t>
      </w:r>
      <w:r w:rsidDel="00000000" w:rsidR="00000000" w:rsidRPr="00000000">
        <w:rPr>
          <w:rFonts w:ascii="Calibri" w:cs="Calibri" w:eastAsia="Calibri" w:hAnsi="Calibri"/>
          <w:vertAlign w:val="superscript"/>
        </w:rPr>
        <w:footnoteReference w:customMarkFollows="0" w:id="9"/>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Importantly, this critique would hold up </w:t>
      </w:r>
      <w:r w:rsidDel="00000000" w:rsidR="00000000" w:rsidRPr="00000000">
        <w:rPr>
          <w:rFonts w:ascii="Calibri" w:cs="Calibri" w:eastAsia="Calibri" w:hAnsi="Calibri"/>
          <w:i w:val="1"/>
          <w:iCs w:val="1"/>
          <w:rtl w:val="0"/>
        </w:rPr>
        <w:t xml:space="preserve">even </w:t>
      </w:r>
      <w:r w:rsidDel="00000000" w:rsidR="00000000" w:rsidRPr="00000000">
        <w:rPr>
          <w:rFonts w:ascii="Calibri" w:cs="Calibri" w:eastAsia="Calibri" w:hAnsi="Calibri"/>
          <w:rtl w:val="0"/>
        </w:rPr>
        <w:t xml:space="preserve">if people were motivated to work, and </w:t>
      </w:r>
      <w:r w:rsidDel="00000000" w:rsidR="00000000" w:rsidRPr="00000000">
        <w:rPr>
          <w:rFonts w:ascii="Calibri" w:cs="Calibri" w:eastAsia="Calibri" w:hAnsi="Calibri"/>
          <w:i w:val="1"/>
          <w:iCs w:val="1"/>
          <w:rtl w:val="0"/>
        </w:rPr>
        <w:t xml:space="preserve">even </w:t>
      </w:r>
      <w:r w:rsidDel="00000000" w:rsidR="00000000" w:rsidRPr="00000000">
        <w:rPr>
          <w:rFonts w:ascii="Calibri" w:cs="Calibri" w:eastAsia="Calibri" w:hAnsi="Calibri"/>
          <w:rtl w:val="0"/>
        </w:rPr>
        <w:t xml:space="preserve">if socialist leaders remained committed to a fair distribution of the economic gains. Instead, Mises argued that the more fundamental problem of socialism was the lack of a direct feedback mechanism to inform producers whether value was being added to society at all.</w:t>
      </w:r>
      <w:r w:rsidDel="00000000" w:rsidR="00000000" w:rsidRPr="00000000">
        <w:rPr>
          <w:rtl w:val="0"/>
        </w:rPr>
      </w:r>
    </w:p>
    <w:p w:rsidR="00000000" w:rsidDel="00000000" w:rsidP="00000000" w:rsidRDefault="00000000" w:rsidRPr="00000000" w14:paraId="0000001D">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Let’s take a car factory to illustrate this argument. In a free market, a factory that produces cars and turns a profit </w:t>
      </w:r>
      <w:r w:rsidDel="00000000" w:rsidR="00000000" w:rsidRPr="00000000">
        <w:rPr>
          <w:rFonts w:ascii="Calibri" w:cs="Calibri" w:eastAsia="Calibri" w:hAnsi="Calibri"/>
          <w:rtl w:val="0"/>
        </w:rPr>
        <w:t xml:space="preserve">clearly</w:t>
      </w:r>
      <w:r w:rsidDel="00000000" w:rsidR="00000000" w:rsidRPr="00000000">
        <w:rPr>
          <w:rFonts w:ascii="Calibri" w:cs="Calibri" w:eastAsia="Calibri" w:hAnsi="Calibri"/>
          <w:rtl w:val="0"/>
        </w:rPr>
        <w:t xml:space="preserve"> adds value to society: people are willing to pay more for cars than the factory needs to pay for the resources—steel, machines, labor—to produce them. </w:t>
      </w:r>
      <w:r w:rsidDel="00000000" w:rsidR="00000000" w:rsidRPr="00000000">
        <w:rPr>
          <w:rFonts w:ascii="Calibri" w:cs="Calibri" w:eastAsia="Calibri" w:hAnsi="Calibri"/>
          <w:rtl w:val="0"/>
        </w:rPr>
        <w:t xml:space="preserve">Profit indicates that the factory output is valued more than the input.</w:t>
      </w:r>
      <w:r w:rsidDel="00000000" w:rsidR="00000000" w:rsidRPr="00000000">
        <w:rPr>
          <w:rtl w:val="0"/>
        </w:rPr>
      </w:r>
    </w:p>
    <w:p w:rsidR="00000000" w:rsidDel="00000000" w:rsidP="00000000" w:rsidRDefault="00000000" w:rsidRPr="00000000" w14:paraId="0000001E">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Conversely, a car factory that operates at a loss clearly </w:t>
      </w:r>
      <w:r w:rsidDel="00000000" w:rsidR="00000000" w:rsidRPr="00000000">
        <w:rPr>
          <w:rFonts w:ascii="Calibri" w:cs="Calibri" w:eastAsia="Calibri" w:hAnsi="Calibri"/>
          <w:i w:val="1"/>
          <w:iCs w:val="1"/>
          <w:rtl w:val="0"/>
        </w:rPr>
        <w:t xml:space="preserve">isn’t</w:t>
      </w:r>
      <w:r w:rsidDel="00000000" w:rsidR="00000000" w:rsidRPr="00000000">
        <w:rPr>
          <w:rFonts w:ascii="Calibri" w:cs="Calibri" w:eastAsia="Calibri" w:hAnsi="Calibri"/>
          <w:rtl w:val="0"/>
        </w:rPr>
        <w:t xml:space="preserve"> adding value to society, as people value the input more than the output. This factory would eventually have to shut down, and the resources it was using can be bought up (or in the case of labor, hired) by more profitable businesses instead, and put to better use. (The Austrian-born economist Joseph Schumpeter would later call this “creative destruction.”)</w:t>
      </w:r>
    </w:p>
    <w:p w:rsidR="00000000" w:rsidDel="00000000" w:rsidP="00000000" w:rsidRDefault="00000000" w:rsidRPr="00000000" w14:paraId="0000001F">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 state-run car factory in a socialist society, however, would produce cars by decree of a central planner. And if the cars are produced by decree, there is no feedback mechanism from society in the form of profit or loss. The car factory might be wasting resources to make cars that people don’t value, or don’t value as much as other products that could have been made </w:t>
      </w:r>
      <w:r w:rsidDel="00000000" w:rsidR="00000000" w:rsidRPr="00000000">
        <w:rPr>
          <w:rFonts w:ascii="Calibri" w:cs="Calibri" w:eastAsia="Calibri" w:hAnsi="Calibri"/>
          <w:rtl w:val="0"/>
        </w:rPr>
        <w:t xml:space="preserve">with those same resources.</w:t>
      </w:r>
      <w:r w:rsidDel="00000000" w:rsidR="00000000" w:rsidRPr="00000000">
        <w:rPr>
          <w:rtl w:val="0"/>
        </w:rPr>
      </w:r>
    </w:p>
    <w:p w:rsidR="00000000" w:rsidDel="00000000" w:rsidP="00000000" w:rsidRDefault="00000000" w:rsidRPr="00000000" w14:paraId="00000020">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Without a free market</w:t>
      </w:r>
      <w:r w:rsidDel="00000000" w:rsidR="00000000" w:rsidRPr="00000000">
        <w:rPr>
          <w:rFonts w:ascii="Calibri" w:cs="Calibri" w:eastAsia="Calibri" w:hAnsi="Calibri"/>
          <w:rtl w:val="0"/>
        </w:rPr>
        <w:t xml:space="preserve">, there can be no </w:t>
      </w:r>
      <w:r w:rsidDel="00000000" w:rsidR="00000000" w:rsidRPr="00000000">
        <w:rPr>
          <w:rFonts w:ascii="Calibri" w:cs="Calibri" w:eastAsia="Calibri" w:hAnsi="Calibri"/>
          <w:i w:val="1"/>
          <w:iCs w:val="1"/>
          <w:rtl w:val="0"/>
        </w:rPr>
        <w:t xml:space="preserve">economic calculation</w:t>
      </w:r>
      <w:r w:rsidDel="00000000" w:rsidR="00000000" w:rsidRPr="00000000">
        <w:rPr>
          <w:rFonts w:ascii="Calibri" w:cs="Calibri" w:eastAsia="Calibri" w:hAnsi="Calibri"/>
          <w:rtl w:val="0"/>
        </w:rPr>
        <w:t xml:space="preserve">, rendering impossible the core task of any economic system: the efficient allocation of scarce resources throughout society.</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21">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“Without economic calculation there can be no economy,” Mises concluded. “Hence, in a socialist state wherein the pursuit of economic calculation is impossible, there can be—in our sense of the term—no economy whatsoever.”</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22">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Prices</w:t>
      </w:r>
    </w:p>
    <w:p w:rsidR="00000000" w:rsidDel="00000000" w:rsidP="00000000" w:rsidRDefault="00000000" w:rsidRPr="00000000" w14:paraId="0000002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Mises, and his concept of economic calculation specifically, would have a major influence on Hayek. At the University of Vienna, he transformed into an eager student of the Austrian school of economics, studying the works of Menger as well as other “first-generation” Austrians like Eugen von Böhm-Bawerk</w:t>
      </w:r>
      <w:r w:rsidDel="00000000" w:rsidR="00000000" w:rsidRPr="00000000">
        <w:rPr>
          <w:rFonts w:ascii="Calibri" w:cs="Calibri" w:eastAsia="Calibri" w:hAnsi="Calibri"/>
          <w:color w:val="18191a"/>
          <w:rtl w:val="0"/>
        </w:rPr>
        <w:t xml:space="preserve">. He also</w:t>
      </w:r>
      <w:r w:rsidDel="00000000" w:rsidR="00000000" w:rsidRPr="00000000">
        <w:rPr>
          <w:rFonts w:ascii="Calibri" w:cs="Calibri" w:eastAsia="Calibri" w:hAnsi="Calibri"/>
          <w:rtl w:val="0"/>
        </w:rPr>
        <w:t xml:space="preserve"> became a regular at private discussion seminars that Mises organized twice a month in his government office, where a small group of scholars met to discuss economic theory as well as philosophy, or whatever other topics Mises and his guests considered interesting in that particular week.</w:t>
      </w:r>
    </w:p>
    <w:p w:rsidR="00000000" w:rsidDel="00000000" w:rsidP="00000000" w:rsidRDefault="00000000" w:rsidRPr="00000000" w14:paraId="0000002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Mises would even personally </w:t>
      </w:r>
      <w:r w:rsidDel="00000000" w:rsidR="00000000" w:rsidRPr="00000000">
        <w:rPr>
          <w:rFonts w:ascii="Calibri" w:cs="Calibri" w:eastAsia="Calibri" w:hAnsi="Calibri"/>
          <w:rtl w:val="0"/>
        </w:rPr>
        <w:t xml:space="preserve">set Hayek up for an academic career in the field of </w:t>
      </w:r>
      <w:r w:rsidDel="00000000" w:rsidR="00000000" w:rsidRPr="00000000">
        <w:rPr>
          <w:rFonts w:ascii="Calibri" w:cs="Calibri" w:eastAsia="Calibri" w:hAnsi="Calibri"/>
          <w:rtl w:val="0"/>
        </w:rPr>
        <w:t xml:space="preserve">economics. In 1927, after graduating from the University of Vienna, Hayek was appointed as director of Mises’s newly formed Austrian Institute for Business Cycle Research. It offered the young economist the perfect environment to expand on his former professor’s theory of economic calculation.</w:t>
      </w:r>
    </w:p>
    <w:p w:rsidR="00000000" w:rsidDel="00000000" w:rsidP="00000000" w:rsidRDefault="00000000" w:rsidRPr="00000000" w14:paraId="00000025">
      <w:pPr>
        <w:spacing w:before="200" w:lineRule="auto"/>
        <w:rPr>
          <w:rFonts w:ascii="Calibri" w:cs="Calibri" w:eastAsia="Calibri" w:hAnsi="Calibri"/>
        </w:rPr>
      </w:pPr>
      <w:r w:rsidDel="00000000" w:rsidR="00000000" w:rsidRPr="00000000">
        <w:rPr>
          <w:rFonts w:ascii="Calibri" w:cs="Calibri" w:eastAsia="Calibri" w:hAnsi="Calibri"/>
          <w:rtl w:val="0"/>
        </w:rPr>
        <w:t xml:space="preserve">Hayek would in particular focus on the function and effect of </w:t>
      </w:r>
      <w:r w:rsidDel="00000000" w:rsidR="00000000" w:rsidRPr="00000000">
        <w:rPr>
          <w:rFonts w:ascii="Calibri" w:cs="Calibri" w:eastAsia="Calibri" w:hAnsi="Calibri"/>
          <w:i w:val="1"/>
          <w:iCs w:val="1"/>
          <w:rtl w:val="0"/>
        </w:rPr>
        <w:t xml:space="preserve">prices</w:t>
      </w:r>
      <w:r w:rsidDel="00000000" w:rsidR="00000000" w:rsidRPr="00000000">
        <w:rPr>
          <w:rFonts w:ascii="Calibri" w:cs="Calibri" w:eastAsia="Calibri" w:hAnsi="Calibri"/>
          <w:rtl w:val="0"/>
        </w:rPr>
        <w:t xml:space="preserve">. Prices, he went on to explain in the following years, are the market’s decentralized and socially scalable means of communication.</w:t>
      </w:r>
      <w:r w:rsidDel="00000000" w:rsidR="00000000" w:rsidRPr="00000000">
        <w:rPr>
          <w:rFonts w:ascii="Calibri" w:cs="Calibri" w:eastAsia="Calibri" w:hAnsi="Calibri"/>
          <w:vertAlign w:val="superscript"/>
        </w:rPr>
        <w:footnoteReference w:customMarkFollows="0" w:id="12"/>
      </w:r>
      <w:r w:rsidDel="00000000" w:rsidR="00000000" w:rsidRPr="00000000">
        <w:rPr>
          <w:rFonts w:ascii="Calibri" w:cs="Calibri" w:eastAsia="Calibri" w:hAnsi="Calibri"/>
          <w:rtl w:val="0"/>
        </w:rPr>
        <w:t xml:space="preserve"> Although established as a simple function of supply and demand for goods and services in an economy, Hayek described how prices actually embed a wide array of relevant information that individuals require to make economic decisions.</w:t>
      </w:r>
    </w:p>
    <w:p w:rsidR="00000000" w:rsidDel="00000000" w:rsidP="00000000" w:rsidRDefault="00000000" w:rsidRPr="00000000" w14:paraId="00000026">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Let’s take Mises’s car factory as a (simplified) example again. As mentioned, this factory requires resources like steel, machines, and labor to produce cars—but we’ll just focus on steel for now. And let’s say that this particular factory operator buys his steel from a steel producer located in a nearby city. This steel producer, in turn, gets iron ore from a mine halfway across the country. Meanwhile, in the opposite direction of the supply chain, a local car dealership buys the cars from the factory, in turn selling them to customers.</w:t>
      </w:r>
      <w:r w:rsidDel="00000000" w:rsidR="00000000" w:rsidRPr="00000000">
        <w:rPr>
          <w:rtl w:val="0"/>
        </w:rPr>
      </w:r>
    </w:p>
    <w:p w:rsidR="00000000" w:rsidDel="00000000" w:rsidP="00000000" w:rsidRDefault="00000000" w:rsidRPr="00000000" w14:paraId="00000027">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Everyone in this supply chain has the information they need to run their own business, and they communicate this to everyone else through prices.</w:t>
      </w:r>
    </w:p>
    <w:p w:rsidR="00000000" w:rsidDel="00000000" w:rsidP="00000000" w:rsidRDefault="00000000" w:rsidRPr="00000000" w14:paraId="00000028">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car dealer has a good idea of how to sell cars, for example; he knows how much demand there is for new cars, and he knows what he needs in order to sell them—perhaps a showroom in a favorable location and some wax to make the cars look nice and shiny. The prices that customers are willing to pay for cars, and the price he needs to pay for a showroom and wax, will therefore determine the price he himself is willing to pay the car factory for new cars.</w:t>
      </w:r>
    </w:p>
    <w:p w:rsidR="00000000" w:rsidDel="00000000" w:rsidP="00000000" w:rsidRDefault="00000000" w:rsidRPr="00000000" w14:paraId="00000029">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steel producer, meanwhile, knows what he needs to pay for ore, how much his furnace to turn the ore into steel cost him, and what he needs to spend on salaries. As long as his customers, like the car factory, are paying a higher price for his steel than it costs him to produce it, he’ll produce steel.</w:t>
      </w:r>
    </w:p>
    <w:p w:rsidR="00000000" w:rsidDel="00000000" w:rsidP="00000000" w:rsidRDefault="00000000" w:rsidRPr="00000000" w14:paraId="0000002A">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While everyone in the supply chain depends on each other, no one needs to know </w:t>
      </w:r>
      <w:r w:rsidDel="00000000" w:rsidR="00000000" w:rsidRPr="00000000">
        <w:rPr>
          <w:rFonts w:ascii="Calibri" w:cs="Calibri" w:eastAsia="Calibri" w:hAnsi="Calibri"/>
          <w:i w:val="1"/>
          <w:iCs w:val="1"/>
          <w:rtl w:val="0"/>
        </w:rPr>
        <w:t xml:space="preserve">exactly </w:t>
      </w:r>
      <w:r w:rsidDel="00000000" w:rsidR="00000000" w:rsidRPr="00000000">
        <w:rPr>
          <w:rFonts w:ascii="Calibri" w:cs="Calibri" w:eastAsia="Calibri" w:hAnsi="Calibri"/>
          <w:rtl w:val="0"/>
        </w:rPr>
        <w:t xml:space="preserve">how anyone else does their job. The cost of a showroom might affect how much the car dealership is willing to pay the factory for a new car, but the factory operator doesn’t actually need to concern himself with the real estate market for showrooms. Nor does the factory operator need to concern himself with the scarcity of ore. That information is embedded in the prices that the car dealer is offering for new cars, and the steel producer is asking for new steel.</w:t>
      </w:r>
    </w:p>
    <w:p w:rsidR="00000000" w:rsidDel="00000000" w:rsidP="00000000" w:rsidRDefault="00000000" w:rsidRPr="00000000" w14:paraId="0000002B">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By extension, if anything changes in the economy, prices can facilitate the reallocation of resources.</w:t>
      </w:r>
    </w:p>
    <w:p w:rsidR="00000000" w:rsidDel="00000000" w:rsidP="00000000" w:rsidRDefault="00000000" w:rsidRPr="00000000" w14:paraId="0000002C">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If the iron ore mine for example has to partly close down because of a fire, ore will be in shorter supply, and overall demand for the remaining ore will bid up the price of iron. The steel producer would then in turn have to increase the price of his steel to remain profitable. This increased steel price essentially communicates to the car factory the relevant information he needs to make economic decisions accordingly. (The car factory could in response, for example, decide to buy steel from a different producer that gets its ore from a different mine.)</w:t>
      </w:r>
    </w:p>
    <w:p w:rsidR="00000000" w:rsidDel="00000000" w:rsidP="00000000" w:rsidRDefault="00000000" w:rsidRPr="00000000" w14:paraId="0000002D">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Similarly, if consumer demand for kitchen equipment rises, the kitchen equipment factory would want to buy more steel, driving the price of steel up as it outbids the car factory. </w:t>
      </w:r>
      <w:r w:rsidDel="00000000" w:rsidR="00000000" w:rsidRPr="00000000">
        <w:rPr>
          <w:rFonts w:ascii="Calibri" w:cs="Calibri" w:eastAsia="Calibri" w:hAnsi="Calibri"/>
          <w:rtl w:val="0"/>
        </w:rPr>
        <w:t xml:space="preserve">The steel producer would shift the allocation of steel from the car factory to the kitchen equipment factory, not because he knows anything about (the demand for) cars or kitchen equipment, but simply because the price system informed him that that would be more profitable.</w:t>
      </w:r>
      <w:r w:rsidDel="00000000" w:rsidR="00000000" w:rsidRPr="00000000">
        <w:rPr>
          <w:rFonts w:ascii="Calibri" w:cs="Calibri" w:eastAsia="Calibri" w:hAnsi="Calibri"/>
          <w:rtl w:val="0"/>
        </w:rPr>
        <w:t xml:space="preserve"> (In the longer term, the steel producer would also be </w:t>
      </w:r>
      <w:r w:rsidDel="00000000" w:rsidR="00000000" w:rsidRPr="00000000">
        <w:rPr>
          <w:rFonts w:ascii="Calibri" w:cs="Calibri" w:eastAsia="Calibri" w:hAnsi="Calibri"/>
          <w:rtl w:val="0"/>
        </w:rPr>
        <w:t xml:space="preserve">incentivized</w:t>
      </w:r>
      <w:r w:rsidDel="00000000" w:rsidR="00000000" w:rsidRPr="00000000">
        <w:rPr>
          <w:rFonts w:ascii="Calibri" w:cs="Calibri" w:eastAsia="Calibri" w:hAnsi="Calibri"/>
          <w:rtl w:val="0"/>
        </w:rPr>
        <w:t xml:space="preserve"> to produce more steel.)</w:t>
      </w:r>
    </w:p>
    <w:p w:rsidR="00000000" w:rsidDel="00000000" w:rsidP="00000000" w:rsidRDefault="00000000" w:rsidRPr="00000000" w14:paraId="0000002E">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Relevant information is communicated throughout the economy using the price system, Hayek explained, which allows markets to efficiently allocate resources across society to where they are valued most.</w:t>
      </w:r>
    </w:p>
    <w:p w:rsidR="00000000" w:rsidDel="00000000" w:rsidP="00000000" w:rsidRDefault="00000000" w:rsidRPr="00000000" w14:paraId="0000002F">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“Fundamentally, in a system in which the knowledge of the relevant facts is dispersed among many people, prices can act to coordinate the separate actions of different people in the same way as subjective values help the individual to coordinate the parts of his p</w:t>
      </w:r>
      <w:r w:rsidDel="00000000" w:rsidR="00000000" w:rsidRPr="00000000">
        <w:rPr>
          <w:rFonts w:ascii="Calibri" w:cs="Calibri" w:eastAsia="Calibri" w:hAnsi="Calibri"/>
          <w:rtl w:val="0"/>
        </w:rPr>
        <w:t xml:space="preserve">lan,” the Austrian wrote: “a marvel.”</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30">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And importantly, all of this is possible without central planning. The free market, Hayek argued, is best understood as a bottom-up form of self-organization: a </w:t>
      </w:r>
      <w:r w:rsidDel="00000000" w:rsidR="00000000" w:rsidRPr="00000000">
        <w:rPr>
          <w:rFonts w:ascii="Calibri" w:cs="Calibri" w:eastAsia="Calibri" w:hAnsi="Calibri"/>
          <w:i w:val="1"/>
          <w:iCs w:val="1"/>
          <w:rtl w:val="0"/>
        </w:rPr>
        <w:t xml:space="preserve">spontaneous order</w:t>
      </w:r>
      <w:r w:rsidDel="00000000" w:rsidR="00000000" w:rsidRPr="00000000">
        <w:rPr>
          <w:rFonts w:ascii="Calibri" w:cs="Calibri" w:eastAsia="Calibri" w:hAnsi="Calibri"/>
          <w:rtl w:val="0"/>
        </w:rPr>
        <w:t xml:space="preserve">.</w:t>
      </w:r>
    </w:p>
    <w:p w:rsidR="00000000" w:rsidDel="00000000" w:rsidP="00000000" w:rsidRDefault="00000000" w:rsidRPr="00000000" w14:paraId="00000031">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Interest Rates</w:t>
      </w:r>
    </w:p>
    <w:p w:rsidR="00000000" w:rsidDel="00000000" w:rsidP="00000000" w:rsidRDefault="00000000" w:rsidRPr="00000000" w14:paraId="00000032">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Where Mises had shaped Hayek’s understanding of spontaneous order across </w:t>
      </w:r>
      <w:r w:rsidDel="00000000" w:rsidR="00000000" w:rsidRPr="00000000">
        <w:rPr>
          <w:rFonts w:ascii="Calibri" w:cs="Calibri" w:eastAsia="Calibri" w:hAnsi="Calibri"/>
          <w:i w:val="1"/>
          <w:iCs w:val="1"/>
          <w:rtl w:val="0"/>
        </w:rPr>
        <w:t xml:space="preserve">space</w:t>
      </w:r>
      <w:r w:rsidDel="00000000" w:rsidR="00000000" w:rsidRPr="00000000">
        <w:rPr>
          <w:rFonts w:ascii="Calibri" w:cs="Calibri" w:eastAsia="Calibri" w:hAnsi="Calibri"/>
          <w:rtl w:val="0"/>
        </w:rPr>
        <w:t xml:space="preserve">—the allocation of resources from one point in society to another—the works of von Böhm-Bawerk helped shape Hayek’s understanding of spontaneous order across </w:t>
      </w:r>
      <w:r w:rsidDel="00000000" w:rsidR="00000000" w:rsidRPr="00000000">
        <w:rPr>
          <w:rFonts w:ascii="Calibri" w:cs="Calibri" w:eastAsia="Calibri" w:hAnsi="Calibri"/>
          <w:i w:val="1"/>
          <w:iCs w:val="1"/>
          <w:rtl w:val="0"/>
        </w:rPr>
        <w:t xml:space="preserve">time</w:t>
      </w:r>
      <w:r w:rsidDel="00000000" w:rsidR="00000000" w:rsidRPr="00000000">
        <w:rPr>
          <w:rFonts w:ascii="Calibri" w:cs="Calibri" w:eastAsia="Calibri" w:hAnsi="Calibri"/>
          <w:rtl w:val="0"/>
        </w:rPr>
        <w:t xml:space="preserve">.</w:t>
      </w:r>
    </w:p>
    <w:p w:rsidR="00000000" w:rsidDel="00000000" w:rsidP="00000000" w:rsidRDefault="00000000" w:rsidRPr="00000000" w14:paraId="0000003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Von Böhm-Bawerk had in the 1890s introduced a new concept in the field of economics, which became a cornerstone of the Austrian school: </w:t>
      </w:r>
      <w:r w:rsidDel="00000000" w:rsidR="00000000" w:rsidRPr="00000000">
        <w:rPr>
          <w:rFonts w:ascii="Calibri" w:cs="Calibri" w:eastAsia="Calibri" w:hAnsi="Calibri"/>
          <w:i w:val="1"/>
          <w:iCs w:val="1"/>
          <w:rtl w:val="0"/>
        </w:rPr>
        <w:t xml:space="preserve">time preference</w:t>
      </w:r>
      <w:r w:rsidDel="00000000" w:rsidR="00000000" w:rsidRPr="00000000">
        <w:rPr>
          <w:rFonts w:ascii="Calibri" w:cs="Calibri" w:eastAsia="Calibri" w:hAnsi="Calibri"/>
          <w:rtl w:val="0"/>
        </w:rPr>
        <w:t xml:space="preserve">. People, von Böhm-Bawerk argued, typically prefer to get goods and services sooner rather than later. How strongly they prefer this varies from individual to individual, however; everyone has a different—and subjective—time preference.</w:t>
      </w:r>
    </w:p>
    <w:p w:rsidR="00000000" w:rsidDel="00000000" w:rsidP="00000000" w:rsidRDefault="00000000" w:rsidRPr="00000000" w14:paraId="0000003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These time preferences, von Böhm-Bawerk had argued, are reflected on the market in the form of interest rates.</w:t>
      </w:r>
    </w:p>
    <w:p w:rsidR="00000000" w:rsidDel="00000000" w:rsidP="00000000" w:rsidRDefault="00000000" w:rsidRPr="00000000" w14:paraId="00000035">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Let’s say, for example, that both Mary and James would like a new car. Both of them would prefer to have a new car today, rather than next year. But Mary, whose car just broke down and who has to drive to work every day, values a new car today significantly more than a new car next year. James, meanwhile, still has a reasonably good car and works from home, so he isn’t really in that much of a hurry to get a new one. Mary has a higher time preference than James.</w:t>
      </w:r>
    </w:p>
    <w:p w:rsidR="00000000" w:rsidDel="00000000" w:rsidP="00000000" w:rsidRDefault="00000000" w:rsidRPr="00000000" w14:paraId="00000036">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Now let’s say that a new car would cost $20,000, but Mary is broke, while James has $20,000 in savings. At face value, this would suggest that James will buy a new car before Mary: James can afford it today, while Mary still has to save money in order to be able to afford a new car.</w:t>
      </w:r>
    </w:p>
    <w:p w:rsidR="00000000" w:rsidDel="00000000" w:rsidP="00000000" w:rsidRDefault="00000000" w:rsidRPr="00000000" w14:paraId="00000037">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But there is another option. James could lend Mary $20,000.</w:t>
      </w:r>
    </w:p>
    <w:p w:rsidR="00000000" w:rsidDel="00000000" w:rsidP="00000000" w:rsidRDefault="00000000" w:rsidRPr="00000000" w14:paraId="00000038">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Whether this is a good deal for both of them can easily be discovered through interest rates. Let’s say that since Mary has a high time preference, she would basically value a car today 10 percent more than a car next year; that is, she’d be willing to pay $22,000 for a $20,000 car if she can have it today instead of a year from now. She is therefore willing to pay 10 percent interest on a $20,000 loan. </w:t>
      </w:r>
      <w:r w:rsidDel="00000000" w:rsidR="00000000" w:rsidRPr="00000000">
        <w:rPr>
          <w:rFonts w:ascii="Calibri" w:cs="Calibri" w:eastAsia="Calibri" w:hAnsi="Calibri"/>
          <w:rtl w:val="0"/>
        </w:rPr>
        <w:t xml:space="preserve">James, who has a low time preference, would value a new car today only 1 percent more than a car next year, a difference of just $200.</w:t>
      </w:r>
      <w:r w:rsidDel="00000000" w:rsidR="00000000" w:rsidRPr="00000000">
        <w:rPr>
          <w:rtl w:val="0"/>
        </w:rPr>
      </w:r>
    </w:p>
    <w:p w:rsidR="00000000" w:rsidDel="00000000" w:rsidP="00000000" w:rsidRDefault="00000000" w:rsidRPr="00000000" w14:paraId="00000039">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James could therefore decide to delay his purchase, and instead lend $20,000 to Mary, to be repaid the money plus an additional $2,000 interest in one year from now. This would allow Mary to buy the car today, while the extra $2,000 for James easily offsets the $200 </w:t>
      </w:r>
      <w:r w:rsidDel="00000000" w:rsidR="00000000" w:rsidRPr="00000000">
        <w:rPr>
          <w:rFonts w:ascii="Calibri" w:cs="Calibri" w:eastAsia="Calibri" w:hAnsi="Calibri"/>
          <w:rtl w:val="0"/>
        </w:rPr>
        <w:t xml:space="preserve">“cost”</w:t>
      </w:r>
      <w:r w:rsidDel="00000000" w:rsidR="00000000" w:rsidRPr="00000000">
        <w:rPr>
          <w:rFonts w:ascii="Calibri" w:cs="Calibri" w:eastAsia="Calibri" w:hAnsi="Calibri"/>
          <w:rtl w:val="0"/>
        </w:rPr>
        <w:t xml:space="preserve"> of delaying his purchase. Both would benefit; interest rates allowed them to allocate resources between them across time, to best match their individual time preferences.</w:t>
      </w:r>
    </w:p>
    <w:p w:rsidR="00000000" w:rsidDel="00000000" w:rsidP="00000000" w:rsidRDefault="00000000" w:rsidRPr="00000000" w14:paraId="0000003A">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While this is of course a very simplified example, credit markets do something like this at scale. Money lenders and borrowers settle on an interest rate where supply and demand for money meet, based on aggregate time preferences. As such, interest rates are essentially prices as well; they are the price of money.</w:t>
      </w:r>
    </w:p>
    <w:p w:rsidR="00000000" w:rsidDel="00000000" w:rsidP="00000000" w:rsidRDefault="00000000" w:rsidRPr="00000000" w14:paraId="0000003B">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And like all prices, the price of money communicates relevant information. Hayek believed that the average interest rate reveals something about the economy as a whole. If interest rates are high, it indicates that many people have high time preferences, and are not very willing to lend money; they prefer to purchase goods and services sooner rather than later. Conversely, if interest rates are low, it suggests that many people have relatively low time preferences, and are more willing to delay their purchases if that means they can earn some interest in the meantime.</w:t>
      </w:r>
    </w:p>
    <w:p w:rsidR="00000000" w:rsidDel="00000000" w:rsidP="00000000" w:rsidRDefault="00000000" w:rsidRPr="00000000" w14:paraId="0000003C">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Hayek, therefore, believed interest rates informed producers about the stage of production they should allocate resources to. Low interest rates signal to producers that they should take advantage of this “cheap money” and improve their production processes for the long term by investing in higher-order goods, like a new furnace to produce steel, which can later be used in the production of cars (or kitchen equipment). Conversely, high interest rates make borrowing money expensive, which incentivizes producers to use the resources already at their disposal and focus on completing late-stage production, the last part of the process where the final consumption goods like cars are made and displayed in showrooms for people to buy.</w:t>
      </w:r>
    </w:p>
    <w:p w:rsidR="00000000" w:rsidDel="00000000" w:rsidP="00000000" w:rsidRDefault="00000000" w:rsidRPr="00000000" w14:paraId="0000003D">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nice thing about this, Hayek recognized, is that people’s time preferences neatly correspond with the economy’s production capacity. If time preferences are low, people invest their money (or in most cases, they’d “save” it in a bank account and the bank invests it for them), and producers are incentivized to invest in their long-term production processes. So when time preferences increase in the future, people can spend their money and the interest they earn on the fruits of all this increased productivity.</w:t>
      </w:r>
    </w:p>
    <w:p w:rsidR="00000000" w:rsidDel="00000000" w:rsidP="00000000" w:rsidRDefault="00000000" w:rsidRPr="00000000" w14:paraId="0000003E">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Interest rates, Hayek explained, facilitate spontaneous order across time!</w:t>
      </w:r>
    </w:p>
    <w:p w:rsidR="00000000" w:rsidDel="00000000" w:rsidP="00000000" w:rsidRDefault="00000000" w:rsidRPr="00000000" w14:paraId="0000003F">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That is, of course, </w:t>
      </w:r>
      <w:r w:rsidDel="00000000" w:rsidR="00000000" w:rsidRPr="00000000">
        <w:rPr>
          <w:rFonts w:ascii="Calibri" w:cs="Calibri" w:eastAsia="Calibri" w:hAnsi="Calibri"/>
          <w:i w:val="1"/>
          <w:iCs w:val="1"/>
          <w:rtl w:val="0"/>
        </w:rPr>
        <w:t xml:space="preserve">if </w:t>
      </w:r>
      <w:r w:rsidDel="00000000" w:rsidR="00000000" w:rsidRPr="00000000">
        <w:rPr>
          <w:rFonts w:ascii="Calibri" w:cs="Calibri" w:eastAsia="Calibri" w:hAnsi="Calibri"/>
          <w:rtl w:val="0"/>
        </w:rPr>
        <w:t xml:space="preserve">interest rates do in fact accurately reflect time preferences. However, Hayek found that in practice, this often wasn’t allowed to be the case.</w:t>
      </w:r>
      <w:r w:rsidDel="00000000" w:rsidR="00000000" w:rsidRPr="00000000">
        <w:rPr>
          <w:rtl w:val="0"/>
        </w:rPr>
      </w:r>
    </w:p>
    <w:p w:rsidR="00000000" w:rsidDel="00000000" w:rsidP="00000000" w:rsidRDefault="00000000" w:rsidRPr="00000000" w14:paraId="00000040">
      <w:pPr>
        <w:widowControl w:val="1"/>
        <w:spacing w:before="200" w:lineRule="auto"/>
        <w:rPr>
          <w:rFonts w:ascii="Calibri" w:cs="Calibri" w:eastAsia="Calibri" w:hAnsi="Calibri"/>
        </w:rPr>
      </w:pPr>
      <w:r w:rsidDel="00000000" w:rsidR="00000000" w:rsidRPr="00000000">
        <w:rPr>
          <w:rFonts w:ascii="Calibri" w:cs="Calibri" w:eastAsia="Calibri" w:hAnsi="Calibri"/>
          <w:b w:val="1"/>
          <w:bCs w:val="1"/>
          <w:rtl w:val="0"/>
        </w:rPr>
        <w:t xml:space="preserve">The Federal Reserve</w:t>
      </w:r>
      <w:r w:rsidDel="00000000" w:rsidR="00000000" w:rsidRPr="00000000">
        <w:rPr>
          <w:rtl w:val="0"/>
        </w:rPr>
      </w:r>
    </w:p>
    <w:p w:rsidR="00000000" w:rsidDel="00000000" w:rsidP="00000000" w:rsidRDefault="00000000" w:rsidRPr="00000000" w14:paraId="00000041">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 few years earlier,</w:t>
      </w:r>
      <w:r w:rsidDel="00000000" w:rsidR="00000000" w:rsidRPr="00000000">
        <w:rPr>
          <w:rFonts w:ascii="Calibri" w:cs="Calibri" w:eastAsia="Calibri" w:hAnsi="Calibri"/>
          <w:rtl w:val="0"/>
        </w:rPr>
        <w:t xml:space="preserve"> even before his student had graduated from the University of Vienna, Mises had helped Hayek land another temporary job as research assistant at New York University.</w:t>
      </w:r>
      <w:r w:rsidDel="00000000" w:rsidR="00000000" w:rsidRPr="00000000">
        <w:rPr>
          <w:rtl w:val="0"/>
        </w:rPr>
      </w:r>
    </w:p>
    <w:p w:rsidR="00000000" w:rsidDel="00000000" w:rsidP="00000000" w:rsidRDefault="00000000" w:rsidRPr="00000000" w14:paraId="00000042">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When the young Austrian in 1923 arrived in the United States, the </w:t>
      </w:r>
      <w:r w:rsidDel="00000000" w:rsidR="00000000" w:rsidRPr="00000000">
        <w:rPr>
          <w:rFonts w:ascii="Calibri" w:cs="Calibri" w:eastAsia="Calibri" w:hAnsi="Calibri"/>
          <w:i w:val="1"/>
          <w:iCs w:val="1"/>
          <w:rtl w:val="0"/>
        </w:rPr>
        <w:t xml:space="preserve">Roaring Twenties</w:t>
      </w:r>
      <w:r w:rsidDel="00000000" w:rsidR="00000000" w:rsidRPr="00000000">
        <w:rPr>
          <w:rFonts w:ascii="Calibri" w:cs="Calibri" w:eastAsia="Calibri" w:hAnsi="Calibri"/>
          <w:rtl w:val="0"/>
        </w:rPr>
        <w:t xml:space="preserve"> were in full swing. The American economy was booming, and people were happy to borrow money to buy Ford’s mass-produced cars, new technological wonders like washing machines, or real estate in the suburbs of major cities. Or they would use the money to invest it in stocks: t</w:t>
      </w:r>
      <w:r w:rsidDel="00000000" w:rsidR="00000000" w:rsidRPr="00000000">
        <w:rPr>
          <w:rFonts w:ascii="Calibri" w:cs="Calibri" w:eastAsia="Calibri" w:hAnsi="Calibri"/>
          <w:rtl w:val="0"/>
        </w:rPr>
        <w:t xml:space="preserve">he Dow Jones stock market index breached</w:t>
      </w:r>
      <w:r w:rsidDel="00000000" w:rsidR="00000000" w:rsidRPr="00000000">
        <w:rPr>
          <w:rFonts w:ascii="Calibri" w:cs="Calibri" w:eastAsia="Calibri" w:hAnsi="Calibri"/>
          <w:rtl w:val="0"/>
        </w:rPr>
        <w:t xml:space="preserve"> all-time highs year after year.</w:t>
      </w:r>
    </w:p>
    <w:p w:rsidR="00000000" w:rsidDel="00000000" w:rsidP="00000000" w:rsidRDefault="00000000" w:rsidRPr="00000000" w14:paraId="0000004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Hayek’s research would focus on the economic role of one institution in particular: the relatively new central banking system of the United States, called the Federal Reserve. The “Fed,” as this central banking system is often referred to, had been instituted in 1913 </w:t>
      </w:r>
      <w:r w:rsidDel="00000000" w:rsidR="00000000" w:rsidRPr="00000000">
        <w:rPr>
          <w:rFonts w:ascii="Calibri" w:cs="Calibri" w:eastAsia="Calibri" w:hAnsi="Calibri"/>
          <w:rtl w:val="0"/>
        </w:rPr>
        <w:t xml:space="preserve">to bring trust and stability to the American banking system.</w:t>
      </w:r>
      <w:r w:rsidDel="00000000" w:rsidR="00000000" w:rsidRPr="00000000">
        <w:rPr>
          <w:rtl w:val="0"/>
        </w:rPr>
      </w:r>
    </w:p>
    <w:p w:rsidR="00000000" w:rsidDel="00000000" w:rsidP="00000000" w:rsidRDefault="00000000" w:rsidRPr="00000000" w14:paraId="0000004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An anchor for trust and stability was considered necessary, because commercial banks ran on </w:t>
      </w:r>
      <w:r w:rsidDel="00000000" w:rsidR="00000000" w:rsidRPr="00000000">
        <w:rPr>
          <w:rFonts w:ascii="Calibri" w:cs="Calibri" w:eastAsia="Calibri" w:hAnsi="Calibri"/>
          <w:i w:val="1"/>
          <w:iCs w:val="1"/>
          <w:rtl w:val="0"/>
        </w:rPr>
        <w:t xml:space="preserve">fractional reserves</w:t>
      </w:r>
      <w:r w:rsidDel="00000000" w:rsidR="00000000" w:rsidRPr="00000000">
        <w:rPr>
          <w:rFonts w:ascii="Calibri" w:cs="Calibri" w:eastAsia="Calibri" w:hAnsi="Calibri"/>
          <w:rtl w:val="0"/>
        </w:rPr>
        <w:t xml:space="preserve">: th</w:t>
      </w:r>
      <w:r w:rsidDel="00000000" w:rsidR="00000000" w:rsidRPr="00000000">
        <w:rPr>
          <w:rFonts w:ascii="Calibri" w:cs="Calibri" w:eastAsia="Calibri" w:hAnsi="Calibri"/>
          <w:rtl w:val="0"/>
        </w:rPr>
        <w:t xml:space="preserve">ey had less actual money in their vaults than depositors had attributed to them in their bank accounts—with the balance lent out to borrowers and earning some interest for banks and their depositors</w:t>
      </w:r>
      <w:r w:rsidDel="00000000" w:rsidR="00000000" w:rsidRPr="00000000">
        <w:rPr>
          <w:rFonts w:ascii="Calibri" w:cs="Calibri" w:eastAsia="Calibri" w:hAnsi="Calibri"/>
          <w:rtl w:val="0"/>
        </w:rPr>
        <w:t xml:space="preserve">. But it could also cause economic instability: if too many depositors lost trust in a bank and opted to withdraw their money at the same time, the bank could be short of funds, leaving them unable to honor all withdrawal requests.</w:t>
      </w:r>
    </w:p>
    <w:p w:rsidR="00000000" w:rsidDel="00000000" w:rsidP="00000000" w:rsidRDefault="00000000" w:rsidRPr="00000000" w14:paraId="00000045">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In the scenario of such a </w:t>
      </w:r>
      <w:r w:rsidDel="00000000" w:rsidR="00000000" w:rsidRPr="00000000">
        <w:rPr>
          <w:rFonts w:ascii="Calibri" w:cs="Calibri" w:eastAsia="Calibri" w:hAnsi="Calibri"/>
          <w:i w:val="1"/>
          <w:iCs w:val="1"/>
          <w:rtl w:val="0"/>
        </w:rPr>
        <w:t xml:space="preserve">bank run</w:t>
      </w:r>
      <w:r w:rsidDel="00000000" w:rsidR="00000000" w:rsidRPr="00000000">
        <w:rPr>
          <w:rFonts w:ascii="Calibri" w:cs="Calibri" w:eastAsia="Calibri" w:hAnsi="Calibri"/>
          <w:rtl w:val="0"/>
        </w:rPr>
        <w:t xml:space="preserve">, the Federal Reserve could now step in to act as a </w:t>
      </w:r>
      <w:r w:rsidDel="00000000" w:rsidR="00000000" w:rsidRPr="00000000">
        <w:rPr>
          <w:rFonts w:ascii="Calibri" w:cs="Calibri" w:eastAsia="Calibri" w:hAnsi="Calibri"/>
          <w:i w:val="1"/>
          <w:iCs w:val="1"/>
          <w:rtl w:val="0"/>
        </w:rPr>
        <w:t xml:space="preserve">lender of last resort</w:t>
      </w:r>
      <w:r w:rsidDel="00000000" w:rsidR="00000000" w:rsidRPr="00000000">
        <w:rPr>
          <w:rFonts w:ascii="Calibri" w:cs="Calibri" w:eastAsia="Calibri" w:hAnsi="Calibri"/>
          <w:rtl w:val="0"/>
        </w:rPr>
        <w:t xml:space="preserve"> by issuing a loan to the troubled bank. It would supply the bank with sufficient liquidity (cash) to weather the storm, so there’d be no reason for depositors to worry.</w:t>
      </w:r>
    </w:p>
    <w:p w:rsidR="00000000" w:rsidDel="00000000" w:rsidP="00000000" w:rsidRDefault="00000000" w:rsidRPr="00000000" w14:paraId="00000046">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But the Fed’s role as lender of last resort found an early critic in the young researcher who had come all the way from Austria to study its effect on the American economy.</w:t>
      </w:r>
    </w:p>
    <w:p w:rsidR="00000000" w:rsidDel="00000000" w:rsidP="00000000" w:rsidRDefault="00000000" w:rsidRPr="00000000" w14:paraId="00000047">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Hayek believed that the guarantees offered by the new institution misaligned economic incentives. He worried that favorable economic prospects could induce commercial banks to extend loans more freely than before, which essentially increased the money supply: more bank loans means more money spent into the economy.</w:t>
      </w:r>
      <w:r w:rsidDel="00000000" w:rsidR="00000000" w:rsidRPr="00000000">
        <w:rPr>
          <w:rFonts w:ascii="Calibri" w:cs="Calibri" w:eastAsia="Calibri" w:hAnsi="Calibri"/>
          <w:vertAlign w:val="superscript"/>
        </w:rPr>
        <w:footnoteReference w:customMarkFollows="0" w:id="14"/>
      </w:r>
      <w:r w:rsidDel="00000000" w:rsidR="00000000" w:rsidRPr="00000000">
        <w:rPr>
          <w:rFonts w:ascii="Calibri" w:cs="Calibri" w:eastAsia="Calibri" w:hAnsi="Calibri"/>
          <w:rtl w:val="0"/>
        </w:rPr>
        <w:t xml:space="preserve"> This “new money” would drive overall prices up—</w:t>
      </w:r>
      <w:r w:rsidDel="00000000" w:rsidR="00000000" w:rsidRPr="00000000">
        <w:rPr>
          <w:rFonts w:ascii="Calibri" w:cs="Calibri" w:eastAsia="Calibri" w:hAnsi="Calibri"/>
          <w:i w:val="1"/>
          <w:iCs w:val="1"/>
          <w:rtl w:val="0"/>
        </w:rPr>
        <w:t xml:space="preserve">inflation</w:t>
      </w:r>
      <w:r w:rsidDel="00000000" w:rsidR="00000000" w:rsidRPr="00000000">
        <w:rPr>
          <w:rFonts w:ascii="Calibri" w:cs="Calibri" w:eastAsia="Calibri" w:hAnsi="Calibri"/>
          <w:rtl w:val="0"/>
        </w:rPr>
        <w:t xml:space="preserve">—thereby boosting business profits across the board, in turn further confirming the favorable economic outlook. Commercial banks’ ability to essentially issue new money through loans could trigger a feedback loop of exuberant credit creation.</w:t>
      </w:r>
    </w:p>
    <w:p w:rsidR="00000000" w:rsidDel="00000000" w:rsidP="00000000" w:rsidRDefault="00000000" w:rsidRPr="00000000" w14:paraId="00000048">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music would stop when this credit creation inevitably slowed down, however. When the amount of new money spent into the economy decreases, overall prices would fall—</w:t>
      </w:r>
      <w:r w:rsidDel="00000000" w:rsidR="00000000" w:rsidRPr="00000000">
        <w:rPr>
          <w:rFonts w:ascii="Calibri" w:cs="Calibri" w:eastAsia="Calibri" w:hAnsi="Calibri"/>
          <w:i w:val="1"/>
          <w:iCs w:val="1"/>
          <w:rtl w:val="0"/>
        </w:rPr>
        <w:t xml:space="preserve">deflation</w:t>
      </w:r>
      <w:r w:rsidDel="00000000" w:rsidR="00000000" w:rsidRPr="00000000">
        <w:rPr>
          <w:rFonts w:ascii="Calibri" w:cs="Calibri" w:eastAsia="Calibri" w:hAnsi="Calibri"/>
          <w:rtl w:val="0"/>
        </w:rPr>
        <w:t xml:space="preserve">—and businesses would be confronted with their overly optimistic assessment of economic prospects: they wouldn’t be able to sell their products for as much money as they had anticipated. Some businesses would have to scale down, and unemployment would rise, slowing the economy down even more as people would have less money to spend. Other businesses would go bankrupt, rendering them unable to repay their loans, which would in turn make commercial banks hard-pressed to honor all deposit claims. They’d have to stop issuing new loans, only further slowing down the economy, resulting in more layoffs and loan defaults, and so on.</w:t>
      </w:r>
    </w:p>
    <w:p w:rsidR="00000000" w:rsidDel="00000000" w:rsidP="00000000" w:rsidRDefault="00000000" w:rsidRPr="00000000" w14:paraId="00000049">
      <w:pPr>
        <w:spacing w:before="200" w:lineRule="auto"/>
        <w:rPr>
          <w:rFonts w:ascii="Calibri" w:cs="Calibri" w:eastAsia="Calibri" w:hAnsi="Calibri"/>
        </w:rPr>
      </w:pPr>
      <w:r w:rsidDel="00000000" w:rsidR="00000000" w:rsidRPr="00000000">
        <w:rPr>
          <w:rFonts w:ascii="Calibri" w:cs="Calibri" w:eastAsia="Calibri" w:hAnsi="Calibri"/>
          <w:rtl w:val="0"/>
        </w:rPr>
        <w:t xml:space="preserve">Economists would later refer to such a dynamic as a </w:t>
      </w:r>
      <w:r w:rsidDel="00000000" w:rsidR="00000000" w:rsidRPr="00000000">
        <w:rPr>
          <w:rFonts w:ascii="Calibri" w:cs="Calibri" w:eastAsia="Calibri" w:hAnsi="Calibri"/>
          <w:i w:val="1"/>
          <w:iCs w:val="1"/>
          <w:rtl w:val="0"/>
        </w:rPr>
        <w:t xml:space="preserve">deflationary debt spiral</w:t>
      </w:r>
      <w:r w:rsidDel="00000000" w:rsidR="00000000" w:rsidRPr="00000000">
        <w:rPr>
          <w:rFonts w:ascii="Calibri" w:cs="Calibri" w:eastAsia="Calibri" w:hAnsi="Calibri"/>
          <w:rtl w:val="0"/>
        </w:rPr>
        <w:t xml:space="preserve">. It were these same kinds of dynamics that had been the cause of some of the banking crises that motivated the establishment of the Federal Reserve in the first place.</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4A">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However, there was no reason to assume that the establishment of a lender of last resort would limit this perverse dynamic, Hayek argued. Rather, it could actually magnify it.</w:t>
      </w:r>
      <w:r w:rsidDel="00000000" w:rsidR="00000000" w:rsidRPr="00000000">
        <w:rPr>
          <w:rtl w:val="0"/>
        </w:rPr>
      </w:r>
    </w:p>
    <w:p w:rsidR="00000000" w:rsidDel="00000000" w:rsidP="00000000" w:rsidRDefault="00000000" w:rsidRPr="00000000" w14:paraId="0000004B">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At least in the old system, he pointed out, commercial banks had a good reason to be careful not to issue too many loans:</w:t>
      </w:r>
      <w:r w:rsidDel="00000000" w:rsidR="00000000" w:rsidRPr="00000000">
        <w:rPr>
          <w:rtl w:val="0"/>
        </w:rPr>
      </w:r>
    </w:p>
    <w:p w:rsidR="00000000" w:rsidDel="00000000" w:rsidP="00000000" w:rsidRDefault="00000000" w:rsidRPr="00000000" w14:paraId="0000004C">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“In the absence of any central bank, the strongest restraint on individual banks against extending excessive credit in the rising phase of economic activity is the need to maintain sufficient liquidity to face the demand of a period of tight money from their own resources.”</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4D">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establishment of a lender of last resort could indeed prevent bank runs and panic. But in doing so, Hayek reasoned, it also removed the incentive for banks to impose some restraint on themselves when issuing loans in the first place.</w:t>
      </w:r>
      <w:r w:rsidDel="00000000" w:rsidR="00000000" w:rsidRPr="00000000">
        <w:rPr>
          <w:rtl w:val="0"/>
        </w:rPr>
      </w:r>
    </w:p>
    <w:p w:rsidR="00000000" w:rsidDel="00000000" w:rsidP="00000000" w:rsidRDefault="00000000" w:rsidRPr="00000000" w14:paraId="0000004E">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“It must therefore inevitably tend to generate a steady increase in the volume of credit being utilized and thereby render the recurrence of recessions even more unavoidable,” Hayek concluded.</w:t>
      </w:r>
      <w:r w:rsidDel="00000000" w:rsidR="00000000" w:rsidRPr="00000000">
        <w:rPr>
          <w:rFonts w:ascii="Calibri" w:cs="Calibri" w:eastAsia="Calibri" w:hAnsi="Calibri"/>
          <w:vertAlign w:val="superscript"/>
        </w:rPr>
        <w:footnoteReference w:customMarkFollows="0" w:id="17"/>
      </w:r>
      <w:r w:rsidDel="00000000" w:rsidR="00000000" w:rsidRPr="00000000">
        <w:rPr>
          <w:rtl w:val="0"/>
        </w:rPr>
      </w:r>
    </w:p>
    <w:p w:rsidR="00000000" w:rsidDel="00000000" w:rsidP="00000000" w:rsidRDefault="00000000" w:rsidRPr="00000000" w14:paraId="0000004F">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Such a misalignment of economic incentives, where certain economic actors—in this case, banks—are rewarded for taking more risks but do not bear the full cost of these risks, is called </w:t>
      </w:r>
      <w:r w:rsidDel="00000000" w:rsidR="00000000" w:rsidRPr="00000000">
        <w:rPr>
          <w:rFonts w:ascii="Calibri" w:cs="Calibri" w:eastAsia="Calibri" w:hAnsi="Calibri"/>
          <w:i w:val="1"/>
          <w:iCs w:val="1"/>
          <w:rtl w:val="0"/>
        </w:rPr>
        <w:t xml:space="preserve">moral hazard </w:t>
      </w:r>
      <w:r w:rsidDel="00000000" w:rsidR="00000000" w:rsidRPr="00000000">
        <w:rPr>
          <w:rFonts w:ascii="Calibri" w:cs="Calibri" w:eastAsia="Calibri" w:hAnsi="Calibri"/>
          <w:rtl w:val="0"/>
        </w:rPr>
        <w:t xml:space="preserve">in economics</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Hayek believed that the Federal Reserve introduced moral hazard into the economy.</w:t>
      </w:r>
    </w:p>
    <w:p w:rsidR="00000000" w:rsidDel="00000000" w:rsidP="00000000" w:rsidRDefault="00000000" w:rsidRPr="00000000" w14:paraId="00000050">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And Hayek thought this wasn’t even the most important way in which the Federal Reserve incentivized unsustainable, credit-induced, economic bubbles . . .</w:t>
      </w:r>
      <w:r w:rsidDel="00000000" w:rsidR="00000000" w:rsidRPr="00000000">
        <w:rPr>
          <w:rtl w:val="0"/>
        </w:rPr>
      </w:r>
    </w:p>
    <w:p w:rsidR="00000000" w:rsidDel="00000000" w:rsidP="00000000" w:rsidRDefault="00000000" w:rsidRPr="00000000" w14:paraId="00000051">
      <w:pPr>
        <w:widowControl w:val="1"/>
        <w:spacing w:before="200" w:lineRule="auto"/>
        <w:rPr>
          <w:rFonts w:ascii="Calibri" w:cs="Calibri" w:eastAsia="Calibri" w:hAnsi="Calibri"/>
        </w:rPr>
      </w:pPr>
      <w:r w:rsidDel="00000000" w:rsidR="00000000" w:rsidRPr="00000000">
        <w:rPr>
          <w:rFonts w:ascii="Calibri" w:cs="Calibri" w:eastAsia="Calibri" w:hAnsi="Calibri"/>
          <w:b w:val="1"/>
          <w:bCs w:val="1"/>
          <w:rtl w:val="0"/>
        </w:rPr>
        <w:t xml:space="preserve">The Austrian Business Cycle</w:t>
      </w:r>
      <w:r w:rsidDel="00000000" w:rsidR="00000000" w:rsidRPr="00000000">
        <w:rPr>
          <w:rtl w:val="0"/>
        </w:rPr>
      </w:r>
    </w:p>
    <w:p w:rsidR="00000000" w:rsidDel="00000000" w:rsidP="00000000" w:rsidRDefault="00000000" w:rsidRPr="00000000" w14:paraId="00000052">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Reading the 1923 annual report of the Federal Reserve would determine the trajectory of Hayek’s career as an economist for decades to come.</w:t>
      </w:r>
    </w:p>
    <w:p w:rsidR="00000000" w:rsidDel="00000000" w:rsidP="00000000" w:rsidRDefault="00000000" w:rsidRPr="00000000" w14:paraId="0000005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In the document, the American central bank explained how it used its control of the quantity of money to ensure stabilization of economic activity. More specifically, the American monetary authority explained how it leveraged interest rates as a policy instrument: a very new concept at the time, put forward by what was itself a very new institution.</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5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idea was fairly simple. By injecting currency into the banking system (typically by buying government bonds), the Fed could supply commercial banks with more reserves and thus make them more willing—and able—to issue loans at lower and lower interest rates, which would incentivize businesses and people to borrow. Alternatively, by extracting reserves from the banking system (by selling government bonds), banks could be discouraged from issuing loans, thus increasing interest rates, and putting the brakes on economic activity.</w:t>
      </w:r>
    </w:p>
    <w:p w:rsidR="00000000" w:rsidDel="00000000" w:rsidP="00000000" w:rsidRDefault="00000000" w:rsidRPr="00000000" w14:paraId="00000055">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By carefully managing interest rates, the Federal Reserve believed it could smoothen out the business cycle. If the Fed could slightly decrease interest rates during recessions, and increase them a little bit during upswings, they would offer the market a little boost when it’s in a slump and slow it down a bit when it’s getting ahead of itself.</w:t>
      </w:r>
    </w:p>
    <w:p w:rsidR="00000000" w:rsidDel="00000000" w:rsidP="00000000" w:rsidRDefault="00000000" w:rsidRPr="00000000" w14:paraId="00000056">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That policy found a major critic in Hayek.</w:t>
      </w:r>
    </w:p>
    <w:p w:rsidR="00000000" w:rsidDel="00000000" w:rsidP="00000000" w:rsidRDefault="00000000" w:rsidRPr="00000000" w14:paraId="00000057">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 Austrian believed that the Federal Reserve was sending false signals to the market by keeping interest rates artificially low. Cheap money was being used to invest in businesses, who used this capital to allocate more resources to their production processes. However, Hayek warned, there was no deferred consumption on the other end of the equation to match the future increase in production. Interest rates weren’t low because many people had low time preferences and were </w:t>
      </w:r>
      <w:r w:rsidDel="00000000" w:rsidR="00000000" w:rsidRPr="00000000">
        <w:rPr>
          <w:rFonts w:ascii="Calibri" w:cs="Calibri" w:eastAsia="Calibri" w:hAnsi="Calibri"/>
          <w:rtl w:val="0"/>
        </w:rPr>
        <w:t xml:space="preserve">saving their money for future expenses; interest rates were low because the Fed made them so.</w:t>
      </w:r>
      <w:r w:rsidDel="00000000" w:rsidR="00000000" w:rsidRPr="00000000">
        <w:rPr>
          <w:rtl w:val="0"/>
        </w:rPr>
      </w:r>
    </w:p>
    <w:p w:rsidR="00000000" w:rsidDel="00000000" w:rsidP="00000000" w:rsidRDefault="00000000" w:rsidRPr="00000000" w14:paraId="00000058">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When interest rates would eventually rise and the creation of new credit would slow down, businesses would have to complete late-stage production—only to find that there was no real demand to match it. With no one to buy their goods, or at least not at the prices they had anticipated, businesses would have to lay off workers and possibly default on their loans, setting in motion a deflationary debt spiral.</w:t>
      </w:r>
    </w:p>
    <w:p w:rsidR="00000000" w:rsidDel="00000000" w:rsidP="00000000" w:rsidRDefault="00000000" w:rsidRPr="00000000" w14:paraId="00000059">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When Hayek had arrived in the United States, the economy was booming, as both consumption and investment soared, but he came to realize that this </w:t>
      </w:r>
      <w:r w:rsidDel="00000000" w:rsidR="00000000" w:rsidRPr="00000000">
        <w:rPr>
          <w:rFonts w:ascii="Calibri" w:cs="Calibri" w:eastAsia="Calibri" w:hAnsi="Calibri"/>
          <w:rtl w:val="0"/>
        </w:rPr>
        <w:t xml:space="preserve">could</w:t>
      </w:r>
      <w:r w:rsidDel="00000000" w:rsidR="00000000" w:rsidRPr="00000000">
        <w:rPr>
          <w:rFonts w:ascii="Calibri" w:cs="Calibri" w:eastAsia="Calibri" w:hAnsi="Calibri"/>
          <w:rtl w:val="0"/>
        </w:rPr>
        <w:t xml:space="preserve"> not last. The manipulation of interest rates was disturbing the emergence of spontaneous order across time. Instead of smoothing out the upswing and downturn of the business cycle, Hayek was concerned that the Federal Reserve was actually </w:t>
      </w:r>
      <w:r w:rsidDel="00000000" w:rsidR="00000000" w:rsidRPr="00000000">
        <w:rPr>
          <w:rFonts w:ascii="Calibri" w:cs="Calibri" w:eastAsia="Calibri" w:hAnsi="Calibri"/>
          <w:rtl w:val="0"/>
        </w:rPr>
        <w:t xml:space="preserve">fueling</w:t>
      </w:r>
      <w:r w:rsidDel="00000000" w:rsidR="00000000" w:rsidRPr="00000000">
        <w:rPr>
          <w:rFonts w:ascii="Calibri" w:cs="Calibri" w:eastAsia="Calibri" w:hAnsi="Calibri"/>
          <w:rtl w:val="0"/>
        </w:rPr>
        <w:t xml:space="preserve"> it.</w:t>
      </w:r>
    </w:p>
    <w:p w:rsidR="00000000" w:rsidDel="00000000" w:rsidP="00000000" w:rsidRDefault="00000000" w:rsidRPr="00000000" w14:paraId="0000005A">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And indeed, when the Fed finally increased interest rates by the end of the decade, investments dried up while there was no increase in consumption to compensate for it. The Roaring Twenties ended with a bang in 1929 when the American stock market came crashing down. In the following years, the Dow Jones stock index lost almost 90 </w:t>
      </w:r>
      <w:r w:rsidDel="00000000" w:rsidR="00000000" w:rsidRPr="00000000">
        <w:rPr>
          <w:rFonts w:ascii="Calibri" w:cs="Calibri" w:eastAsia="Calibri" w:hAnsi="Calibri"/>
          <w:rtl w:val="0"/>
        </w:rPr>
        <w:t xml:space="preserve">percent </w:t>
      </w:r>
      <w:r w:rsidDel="00000000" w:rsidR="00000000" w:rsidRPr="00000000">
        <w:rPr>
          <w:rFonts w:ascii="Calibri" w:cs="Calibri" w:eastAsia="Calibri" w:hAnsi="Calibri"/>
          <w:rtl w:val="0"/>
        </w:rPr>
        <w:t xml:space="preserve">of its value, tens of thousands of businesses went bankrupt, unemployment soared, and—despite the Federal Reserve’s mandate to act as a lender of last resort—thousands of banks failed, too.</w:t>
      </w:r>
    </w:p>
    <w:p w:rsidR="00000000" w:rsidDel="00000000" w:rsidP="00000000" w:rsidRDefault="00000000" w:rsidRPr="00000000" w14:paraId="0000005B">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However painful, Hayek believed that the best course of action at that time was to let the deflationary debt spiral run its course. Where artificially low interest had ushered in a fake economic boom, the bust would recalibrate the economy to more sustainable levels; as unprofitable businesses went belly-up, profitable businesses could start scooping up their resources (including their employees) and put them to better use. It would probably take a while, but would eventually result in a more healthy economy.</w:t>
      </w:r>
    </w:p>
    <w:p w:rsidR="00000000" w:rsidDel="00000000" w:rsidP="00000000" w:rsidRDefault="00000000" w:rsidRPr="00000000" w14:paraId="0000005C">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rtl w:val="0"/>
        </w:rPr>
        <w:t xml:space="preserve">In the midst of the astute economic crisis that later came to be known as the Great Depression, Hayek’s proposed solution was not very popular, however. Most people believed that </w:t>
      </w:r>
      <w:r w:rsidDel="00000000" w:rsidR="00000000" w:rsidRPr="00000000">
        <w:rPr>
          <w:rFonts w:ascii="Calibri" w:cs="Calibri" w:eastAsia="Calibri" w:hAnsi="Calibri"/>
          <w:i w:val="1"/>
          <w:iCs w:val="1"/>
          <w:rtl w:val="0"/>
        </w:rPr>
        <w:t xml:space="preserve">something had to be done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D">
      <w:pPr>
        <w:widowControl w:val="1"/>
        <w:spacing w:before="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Rivalry</w:t>
      </w:r>
    </w:p>
    <w:p w:rsidR="00000000" w:rsidDel="00000000" w:rsidP="00000000" w:rsidRDefault="00000000" w:rsidRPr="00000000" w14:paraId="0000005E">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And</w:t>
      </w:r>
      <w:r w:rsidDel="00000000" w:rsidR="00000000" w:rsidRPr="00000000">
        <w:rPr>
          <w:rFonts w:ascii="Calibri" w:cs="Calibri" w:eastAsia="Calibri" w:hAnsi="Calibri"/>
          <w:rtl w:val="0"/>
        </w:rPr>
        <w:t xml:space="preserve"> something </w:t>
      </w:r>
      <w:r w:rsidDel="00000000" w:rsidR="00000000" w:rsidRPr="00000000">
        <w:rPr>
          <w:rFonts w:ascii="Calibri" w:cs="Calibri" w:eastAsia="Calibri" w:hAnsi="Calibri"/>
          <w:rtl w:val="0"/>
        </w:rPr>
        <w:t xml:space="preserve">could be done, </w:t>
      </w:r>
      <w:r w:rsidDel="00000000" w:rsidR="00000000" w:rsidRPr="00000000">
        <w:rPr>
          <w:rFonts w:ascii="Calibri" w:cs="Calibri" w:eastAsia="Calibri" w:hAnsi="Calibri"/>
          <w:rtl w:val="0"/>
        </w:rPr>
        <w:t xml:space="preserve">proposed a Cambridge</w:t>
      </w:r>
      <w:r w:rsidDel="00000000" w:rsidR="00000000" w:rsidRPr="00000000">
        <w:rPr>
          <w:rFonts w:ascii="Calibri" w:cs="Calibri" w:eastAsia="Calibri" w:hAnsi="Calibri"/>
          <w:rtl w:val="0"/>
        </w:rPr>
        <w:t xml:space="preserve"> academic by the name of John Maynard Keynes. The British economist would during the Great Depression quickly make a name for himself by offering an unconventional, but desperately longed-for solution to get the economy back on its feet. In stark contrast to the painful solution that Hayek had to offer, Keynes spread the type of message that many people eagerly wanted to hear.</w:t>
      </w:r>
      <w:r w:rsidDel="00000000" w:rsidR="00000000" w:rsidRPr="00000000">
        <w:rPr>
          <w:rFonts w:ascii="Calibri" w:cs="Calibri" w:eastAsia="Calibri" w:hAnsi="Calibri"/>
          <w:vertAlign w:val="superscript"/>
        </w:rPr>
        <w:footnoteReference w:customMarkFollows="0" w:id="19"/>
      </w:r>
      <w:r w:rsidDel="00000000" w:rsidR="00000000" w:rsidRPr="00000000">
        <w:rPr>
          <w:rtl w:val="0"/>
        </w:rPr>
      </w:r>
    </w:p>
    <w:p w:rsidR="00000000" w:rsidDel="00000000" w:rsidP="00000000" w:rsidRDefault="00000000" w:rsidRPr="00000000" w14:paraId="0000005F">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Ignoring Hayek’s analysis of what caused the depression, Keynes posited that the slump was the unfortunate result of a simple downturn in aggregate demand. He argued that the economy was grinding to a halt because people were spending less money than before, essentially for psychological reasons, or what he described as “animal spirits.” In order to get out of the depression, spending had to resume.</w:t>
      </w:r>
    </w:p>
    <w:p w:rsidR="00000000" w:rsidDel="00000000" w:rsidP="00000000" w:rsidRDefault="00000000" w:rsidRPr="00000000" w14:paraId="00000060">
      <w:pPr>
        <w:widowControl w:val="1"/>
        <w:spacing w:before="200" w:lineRule="auto"/>
        <w:rPr>
          <w:rFonts w:ascii="Calibri" w:cs="Calibri" w:eastAsia="Calibri" w:hAnsi="Calibri"/>
          <w:color w:val="1a1a1a"/>
        </w:rPr>
      </w:pPr>
      <w:r w:rsidDel="00000000" w:rsidR="00000000" w:rsidRPr="00000000">
        <w:rPr>
          <w:rFonts w:ascii="Calibri" w:cs="Calibri" w:eastAsia="Calibri" w:hAnsi="Calibri"/>
          <w:rtl w:val="0"/>
        </w:rPr>
        <w:t xml:space="preserve">In what would become the foundation of yet another new school of economic thought—</w:t>
      </w:r>
      <w:r w:rsidDel="00000000" w:rsidR="00000000" w:rsidRPr="00000000">
        <w:rPr>
          <w:rFonts w:ascii="Calibri" w:cs="Calibri" w:eastAsia="Calibri" w:hAnsi="Calibri"/>
          <w:i w:val="1"/>
          <w:iCs w:val="1"/>
          <w:rtl w:val="0"/>
        </w:rPr>
        <w:t xml:space="preserve">Keynesianism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1a1a1a"/>
          <w:rtl w:val="0"/>
        </w:rPr>
        <w:t xml:space="preserve">the British economist argued that if the general public wouldn’t spend money, the government had to do it instead</w:t>
      </w:r>
      <w:r w:rsidDel="00000000" w:rsidR="00000000" w:rsidRPr="00000000">
        <w:rPr>
          <w:rFonts w:ascii="Calibri" w:cs="Calibri" w:eastAsia="Calibri" w:hAnsi="Calibri"/>
          <w:rtl w:val="0"/>
        </w:rPr>
        <w:t xml:space="preserve">. It could </w:t>
      </w:r>
      <w:r w:rsidDel="00000000" w:rsidR="00000000" w:rsidRPr="00000000">
        <w:rPr>
          <w:rFonts w:ascii="Calibri" w:cs="Calibri" w:eastAsia="Calibri" w:hAnsi="Calibri"/>
          <w:color w:val="1a1a1a"/>
          <w:rtl w:val="0"/>
        </w:rPr>
        <w:t xml:space="preserve">invest in public infrastructure works</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color w:val="1a1a1a"/>
          <w:rtl w:val="0"/>
        </w:rPr>
        <w:t xml:space="preserve">even if that meant it’d have to borrow money to do so. Borrowing should be cheap, anyways, Keynes argued; the central bank would have to cut interest rates.</w:t>
      </w:r>
    </w:p>
    <w:p w:rsidR="00000000" w:rsidDel="00000000" w:rsidP="00000000" w:rsidRDefault="00000000" w:rsidRPr="00000000" w14:paraId="00000061">
      <w:pPr>
        <w:widowControl w:val="1"/>
        <w:spacing w:before="200" w:lineRule="auto"/>
        <w:rPr>
          <w:rFonts w:ascii="Calibri" w:cs="Calibri" w:eastAsia="Calibri" w:hAnsi="Calibri"/>
        </w:rPr>
      </w:pPr>
      <w:r w:rsidDel="00000000" w:rsidR="00000000" w:rsidRPr="00000000">
        <w:rPr>
          <w:rFonts w:ascii="Calibri" w:cs="Calibri" w:eastAsia="Calibri" w:hAnsi="Calibri"/>
          <w:color w:val="1a1a1a"/>
          <w:rtl w:val="0"/>
        </w:rPr>
        <w:t xml:space="preserve">By spending money on public infrastructure works, the government would create jobs, ensuring that people have paychecks to spend, and money could start flowing through the economy again. Then, when people get back to spending on their own, the government should cut spending. Keynes proposed that policymakers adopt a </w:t>
      </w:r>
      <w:r w:rsidDel="00000000" w:rsidR="00000000" w:rsidRPr="00000000">
        <w:rPr>
          <w:rFonts w:ascii="Calibri" w:cs="Calibri" w:eastAsia="Calibri" w:hAnsi="Calibri"/>
          <w:i w:val="1"/>
          <w:iCs w:val="1"/>
          <w:color w:val="1a1a1a"/>
          <w:rtl w:val="0"/>
        </w:rPr>
        <w:t xml:space="preserve">countercyclical</w:t>
      </w:r>
      <w:r w:rsidDel="00000000" w:rsidR="00000000" w:rsidRPr="00000000">
        <w:rPr>
          <w:rFonts w:ascii="Calibri" w:cs="Calibri" w:eastAsia="Calibri" w:hAnsi="Calibri"/>
          <w:color w:val="1a1a1a"/>
          <w:rtl w:val="0"/>
        </w:rPr>
        <w:t xml:space="preserve"> approach to government expenditures.</w:t>
      </w:r>
      <w:r w:rsidDel="00000000" w:rsidR="00000000" w:rsidRPr="00000000">
        <w:rPr>
          <w:rtl w:val="0"/>
        </w:rPr>
      </w:r>
    </w:p>
    <w:p w:rsidR="00000000" w:rsidDel="00000000" w:rsidP="00000000" w:rsidRDefault="00000000" w:rsidRPr="00000000" w14:paraId="00000062">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One particular policy maker was very much up for the task. </w:t>
      </w:r>
      <w:r w:rsidDel="00000000" w:rsidR="00000000" w:rsidRPr="00000000">
        <w:rPr>
          <w:rFonts w:ascii="Calibri" w:cs="Calibri" w:eastAsia="Calibri" w:hAnsi="Calibri"/>
          <w:rtl w:val="0"/>
        </w:rPr>
        <w:t xml:space="preserve">Franklin D. Roosevelt, who in 1932 won the first US presidential election since the stock market crash, had run his campaign on a promise to use his presidential mandate to proactively end the depression. And as he assumed office</w:t>
      </w:r>
      <w:r w:rsidDel="00000000" w:rsidR="00000000" w:rsidRPr="00000000">
        <w:rPr>
          <w:rFonts w:ascii="Calibri" w:cs="Calibri" w:eastAsia="Calibri" w:hAnsi="Calibri"/>
          <w:rtl w:val="0"/>
        </w:rPr>
        <w:t xml:space="preserve">, Keynes’s ideas supplied the economic framework to back his policy (albeit to some extent </w:t>
      </w:r>
      <w:r w:rsidDel="00000000" w:rsidR="00000000" w:rsidRPr="00000000">
        <w:rPr>
          <w:rFonts w:ascii="Calibri" w:cs="Calibri" w:eastAsia="Calibri" w:hAnsi="Calibri"/>
          <w:i w:val="1"/>
          <w:iCs w:val="1"/>
          <w:rtl w:val="0"/>
        </w:rPr>
        <w:t xml:space="preserve">after</w:t>
      </w:r>
      <w:r w:rsidDel="00000000" w:rsidR="00000000" w:rsidRPr="00000000">
        <w:rPr>
          <w:rFonts w:ascii="Calibri" w:cs="Calibri" w:eastAsia="Calibri" w:hAnsi="Calibri"/>
          <w:rtl w:val="0"/>
        </w:rPr>
        <w:t xml:space="preserve"> this policy was announced</w:t>
      </w:r>
      <w:r w:rsidDel="00000000" w:rsidR="00000000" w:rsidRPr="00000000">
        <w:rPr>
          <w:rFonts w:ascii="Calibri" w:cs="Calibri" w:eastAsia="Calibri" w:hAnsi="Calibri"/>
          <w:vertAlign w:val="superscript"/>
        </w:rPr>
        <w:footnoteReference w:customMarkFollows="0" w:id="20"/>
      </w:r>
      <w:r w:rsidDel="00000000" w:rsidR="00000000" w:rsidRPr="00000000">
        <w:rPr>
          <w:rFonts w:ascii="Calibri" w:cs="Calibri" w:eastAsia="Calibri" w:hAnsi="Calibri"/>
          <w:rtl w:val="0"/>
        </w:rPr>
        <w:t xml:space="preserve">). Through a series of government programs dubbed “the </w:t>
      </w:r>
      <w:r w:rsidDel="00000000" w:rsidR="00000000" w:rsidRPr="00000000">
        <w:rPr>
          <w:rFonts w:ascii="Calibri" w:cs="Calibri" w:eastAsia="Calibri" w:hAnsi="Calibri"/>
          <w:rtl w:val="0"/>
        </w:rPr>
        <w:t xml:space="preserve">New Deal,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FDR quickly started spending billions of dollars on roads, airports, bridges, dams, and more.</w:t>
      </w:r>
    </w:p>
    <w:p w:rsidR="00000000" w:rsidDel="00000000" w:rsidP="00000000" w:rsidRDefault="00000000" w:rsidRPr="00000000" w14:paraId="00000063">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Hayek, however, was not at all convinced by Keynes’s ideas. Since he believed that the economic bust was merely correcting the unsustainable boom that preceded it, he believed that government spending only prolonged an ultimately unsustainable situation even more.</w:t>
      </w:r>
    </w:p>
    <w:p w:rsidR="00000000" w:rsidDel="00000000" w:rsidP="00000000" w:rsidRDefault="00000000" w:rsidRPr="00000000" w14:paraId="00000064">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On top of that, a perhaps even more important objection to Keynes’s </w:t>
      </w:r>
      <w:r w:rsidDel="00000000" w:rsidR="00000000" w:rsidRPr="00000000">
        <w:rPr>
          <w:rFonts w:ascii="Calibri" w:cs="Calibri" w:eastAsia="Calibri" w:hAnsi="Calibri"/>
          <w:color w:val="1a1a1a"/>
          <w:rtl w:val="0"/>
        </w:rPr>
        <w:t xml:space="preserve">countercyclical</w:t>
      </w:r>
      <w:r w:rsidDel="00000000" w:rsidR="00000000" w:rsidRPr="00000000">
        <w:rPr>
          <w:rFonts w:ascii="Calibri" w:cs="Calibri" w:eastAsia="Calibri" w:hAnsi="Calibri"/>
          <w:rtl w:val="0"/>
        </w:rPr>
        <w:t xml:space="preserve"> approach was not even really about economics at all. This objection was of a political nature: Hayek did not believe that politicians could be trusted to decide when an economy is in an economic upswing or in a downturn. Instead, they would be tempted to borrow and spend money into the economy whenever there is popular demand to do so . . . which could well be all of the time.</w:t>
      </w:r>
    </w:p>
    <w:p w:rsidR="00000000" w:rsidDel="00000000" w:rsidP="00000000" w:rsidRDefault="00000000" w:rsidRPr="00000000" w14:paraId="00000065">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“There will always be sections of the country or population groups that consider themselves sufficiently hard-pressed to be entitled to support,” Hayek wrote. “Can a rational counter-cyclical policy under these circumstances be devised if it is entrusted to political bodies?”</w:t>
      </w:r>
      <w:r w:rsidDel="00000000" w:rsidR="00000000" w:rsidRPr="00000000">
        <w:rPr>
          <w:rFonts w:ascii="Calibri" w:cs="Calibri" w:eastAsia="Calibri" w:hAnsi="Calibri"/>
          <w:vertAlign w:val="superscript"/>
        </w:rPr>
        <w:footnoteReference w:customMarkFollows="0" w:id="21"/>
      </w:r>
      <w:r w:rsidDel="00000000" w:rsidR="00000000" w:rsidRPr="00000000">
        <w:rPr>
          <w:rtl w:val="0"/>
        </w:rPr>
      </w:r>
    </w:p>
    <w:p w:rsidR="00000000" w:rsidDel="00000000" w:rsidP="00000000" w:rsidRDefault="00000000" w:rsidRPr="00000000" w14:paraId="00000066">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For Hayek the answer was a resounding “no.”</w:t>
      </w:r>
    </w:p>
    <w:p w:rsidR="00000000" w:rsidDel="00000000" w:rsidP="00000000" w:rsidRDefault="00000000" w:rsidRPr="00000000" w14:paraId="00000067">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It ignited what is often considered to have been one of the greatest intellectual clashes of the twentieth century. Throughout the 1930s, Hayek—by then a professor at the London School of Economics—and Keynes—still at King’s College, Cambridge—regularly debated their differences in public as well as in private correspondence;</w:t>
      </w:r>
      <w:r w:rsidDel="00000000" w:rsidR="00000000" w:rsidRPr="00000000">
        <w:rPr>
          <w:rFonts w:ascii="Calibri" w:cs="Calibri" w:eastAsia="Calibri" w:hAnsi="Calibri"/>
          <w:rtl w:val="0"/>
        </w:rPr>
        <w:t xml:space="preserve"> their </w:t>
      </w:r>
      <w:r w:rsidDel="00000000" w:rsidR="00000000" w:rsidRPr="00000000">
        <w:rPr>
          <w:rFonts w:ascii="Calibri" w:cs="Calibri" w:eastAsia="Calibri" w:hAnsi="Calibri"/>
          <w:rtl w:val="0"/>
        </w:rPr>
        <w:t xml:space="preserve">respective</w:t>
      </w:r>
      <w:r w:rsidDel="00000000" w:rsidR="00000000" w:rsidRPr="00000000">
        <w:rPr>
          <w:rFonts w:ascii="Calibri" w:cs="Calibri" w:eastAsia="Calibri" w:hAnsi="Calibri"/>
          <w:rtl w:val="0"/>
        </w:rPr>
        <w:t xml:space="preserve"> universities in the </w:t>
      </w:r>
      <w:r w:rsidDel="00000000" w:rsidR="00000000" w:rsidRPr="00000000">
        <w:rPr>
          <w:rFonts w:ascii="Calibri" w:cs="Calibri" w:eastAsia="Calibri" w:hAnsi="Calibri"/>
          <w:rtl w:val="0"/>
        </w:rPr>
        <w:t xml:space="preserve">southeast of England serving as the battlefield for the two up-and-coming titan economists and their contrasting schools of thought.</w:t>
      </w:r>
    </w:p>
    <w:p w:rsidR="00000000" w:rsidDel="00000000" w:rsidP="00000000" w:rsidRDefault="00000000" w:rsidRPr="00000000" w14:paraId="00000068">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And it was, in important ways, a sharp contrast. Whereas Keynes believed that the economy operates under different rules when analyzed on a national scale (the macro level), Hayek maintained that everything ultimately emerges from individuals and their subjective choices (the micro domain). Where Keynes liked to focus on price averages and aggregates, Hayek was more interested in price differences. And while Keynes argued that governments should play an active role in managing the economy, Hayek maintained that the free market was best left to its own devices.</w:t>
      </w:r>
    </w:p>
    <w:p w:rsidR="00000000" w:rsidDel="00000000" w:rsidP="00000000" w:rsidRDefault="00000000" w:rsidRPr="00000000" w14:paraId="00000069">
      <w:pPr>
        <w:widowControl w:val="1"/>
        <w:spacing w:before="200" w:lineRule="auto"/>
        <w:rPr>
          <w:rFonts w:ascii="Calibri" w:cs="Calibri" w:eastAsia="Calibri" w:hAnsi="Calibri"/>
        </w:rPr>
      </w:pPr>
      <w:r w:rsidDel="00000000" w:rsidR="00000000" w:rsidRPr="00000000">
        <w:rPr>
          <w:rFonts w:ascii="Calibri" w:cs="Calibri" w:eastAsia="Calibri" w:hAnsi="Calibri"/>
          <w:rtl w:val="0"/>
        </w:rPr>
        <w:t xml:space="preserve">If Hayek represented bottom-up spontaneous order, he had found his contemporary intellectual rival in Keynes and his top-down interventionism</w:t>
      </w:r>
      <w:r w:rsidDel="00000000" w:rsidR="00000000" w:rsidRPr="00000000">
        <w:rPr>
          <w:rFonts w:ascii="Calibri" w:cs="Calibri" w:eastAsia="Calibri" w:hAnsi="Calibri"/>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lman Baumgärtel" w:id="0" w:date="2025-01-29T23:53:5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oldest German-language University is in Heidelberg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Eamonn Butler, </w:t>
      </w:r>
      <w:r w:rsidDel="00000000" w:rsidR="00000000" w:rsidRPr="00000000">
        <w:rPr>
          <w:i w:val="1"/>
          <w:iCs w:val="1"/>
          <w:sz w:val="20"/>
          <w:szCs w:val="20"/>
          <w:rtl w:val="0"/>
        </w:rPr>
        <w:t xml:space="preserve">Hayek: His Contribution to the Political and Economic Thought of Our Time</w:t>
      </w:r>
      <w:r w:rsidDel="00000000" w:rsidR="00000000" w:rsidRPr="00000000">
        <w:rPr>
          <w:sz w:val="20"/>
          <w:szCs w:val="20"/>
          <w:rtl w:val="0"/>
        </w:rPr>
        <w:t xml:space="preserve"> (New York: Universe Books, 2010).</w:t>
      </w:r>
      <w:r w:rsidDel="00000000" w:rsidR="00000000" w:rsidRPr="00000000">
        <w:rPr>
          <w:rtl w:val="0"/>
        </w:rPr>
      </w:r>
    </w:p>
  </w:footnote>
  <w:footnote w:id="4">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Ludwig von Mises</w:t>
      </w:r>
      <w:r w:rsidDel="00000000" w:rsidR="00000000" w:rsidRPr="00000000">
        <w:rPr>
          <w:i w:val="1"/>
          <w:iCs w:val="1"/>
          <w:sz w:val="20"/>
          <w:szCs w:val="20"/>
          <w:rtl w:val="0"/>
        </w:rPr>
        <w:t xml:space="preserve">, The Historical Setting of the Austrian School of Economics </w:t>
      </w:r>
      <w:r w:rsidDel="00000000" w:rsidR="00000000" w:rsidRPr="00000000">
        <w:rPr>
          <w:sz w:val="20"/>
          <w:szCs w:val="20"/>
          <w:rtl w:val="0"/>
        </w:rPr>
        <w:t xml:space="preserve">(New Rochelle, NY: Arlington House, 1969),</w:t>
      </w:r>
      <w:r w:rsidDel="00000000" w:rsidR="00000000" w:rsidRPr="00000000">
        <w:rPr>
          <w:i w:val="1"/>
          <w:iCs w:val="1"/>
          <w:sz w:val="20"/>
          <w:szCs w:val="20"/>
          <w:rtl w:val="0"/>
        </w:rPr>
        <w:t xml:space="preserve"> </w:t>
      </w:r>
      <w:r w:rsidDel="00000000" w:rsidR="00000000" w:rsidRPr="00000000">
        <w:rPr>
          <w:sz w:val="20"/>
          <w:szCs w:val="20"/>
          <w:rtl w:val="0"/>
        </w:rPr>
        <w:t xml:space="preserve">12.</w:t>
      </w:r>
      <w:r w:rsidDel="00000000" w:rsidR="00000000" w:rsidRPr="00000000">
        <w:rPr>
          <w:rtl w:val="0"/>
        </w:rPr>
      </w:r>
    </w:p>
  </w:footnote>
  <w:footnote w:id="7">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Carl Menger, </w:t>
      </w:r>
      <w:r w:rsidDel="00000000" w:rsidR="00000000" w:rsidRPr="00000000">
        <w:rPr>
          <w:i w:val="1"/>
          <w:iCs w:val="1"/>
          <w:sz w:val="20"/>
          <w:szCs w:val="20"/>
          <w:rtl w:val="0"/>
        </w:rPr>
        <w:t xml:space="preserve">Untersuchungen über die Methode der Sozialwissenschaften und der Politischen Oekonomie insbesondere </w:t>
      </w:r>
      <w:r w:rsidDel="00000000" w:rsidR="00000000" w:rsidRPr="00000000">
        <w:rPr>
          <w:sz w:val="20"/>
          <w:szCs w:val="20"/>
          <w:highlight w:val="white"/>
          <w:rtl w:val="0"/>
        </w:rPr>
        <w:t xml:space="preserve">(Leipzig: Dunker </w:t>
      </w:r>
      <w:r w:rsidDel="00000000" w:rsidR="00000000" w:rsidRPr="00000000">
        <w:rPr>
          <w:sz w:val="20"/>
          <w:szCs w:val="20"/>
          <w:highlight w:val="white"/>
          <w:rtl w:val="0"/>
        </w:rPr>
        <w:t xml:space="preserve">und</w:t>
      </w:r>
      <w:r w:rsidDel="00000000" w:rsidR="00000000" w:rsidRPr="00000000">
        <w:rPr>
          <w:sz w:val="20"/>
          <w:szCs w:val="20"/>
          <w:highlight w:val="white"/>
          <w:rtl w:val="0"/>
        </w:rPr>
        <w:t xml:space="preserve"> Humblot, 1883)</w:t>
      </w:r>
      <w:r w:rsidDel="00000000" w:rsidR="00000000" w:rsidRPr="00000000">
        <w:rPr>
          <w:rFonts w:ascii="Calibri" w:cs="Calibri" w:eastAsia="Calibri" w:hAnsi="Calibri"/>
          <w:sz w:val="20"/>
          <w:szCs w:val="20"/>
          <w:highlight w:val="white"/>
          <w:rtl w:val="0"/>
        </w:rPr>
        <w:t xml:space="preserve">.</w:t>
      </w:r>
      <w:r w:rsidDel="00000000" w:rsidR="00000000" w:rsidRPr="00000000">
        <w:rPr>
          <w:rtl w:val="0"/>
        </w:rPr>
      </w:r>
    </w:p>
  </w:footnote>
  <w:footnote w:id="8">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Mises, </w:t>
      </w:r>
      <w:r w:rsidDel="00000000" w:rsidR="00000000" w:rsidRPr="00000000">
        <w:rPr>
          <w:i w:val="1"/>
          <w:iCs w:val="1"/>
          <w:sz w:val="20"/>
          <w:szCs w:val="20"/>
          <w:rtl w:val="0"/>
        </w:rPr>
        <w:t xml:space="preserve">Historical Setting</w:t>
      </w:r>
      <w:r w:rsidDel="00000000" w:rsidR="00000000" w:rsidRPr="00000000">
        <w:rPr>
          <w:sz w:val="20"/>
          <w:szCs w:val="20"/>
          <w:rtl w:val="0"/>
        </w:rPr>
        <w:t xml:space="preserve">,</w:t>
      </w:r>
      <w:r w:rsidDel="00000000" w:rsidR="00000000" w:rsidRPr="00000000">
        <w:rPr>
          <w:sz w:val="20"/>
          <w:szCs w:val="20"/>
          <w:rtl w:val="0"/>
        </w:rPr>
        <w:t xml:space="preserve"> 3–19.</w:t>
      </w:r>
      <w:r w:rsidDel="00000000" w:rsidR="00000000" w:rsidRPr="00000000">
        <w:rPr>
          <w:rtl w:val="0"/>
        </w:rPr>
      </w:r>
    </w:p>
  </w:footnote>
  <w:footnote w:id="9">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sz w:val="17"/>
          <w:szCs w:val="17"/>
          <w:rtl w:val="0"/>
        </w:rPr>
        <w:t xml:space="preserve"> </w:t>
      </w:r>
      <w:r w:rsidDel="00000000" w:rsidR="00000000" w:rsidRPr="00000000">
        <w:rPr>
          <w:sz w:val="20"/>
          <w:szCs w:val="20"/>
          <w:rtl w:val="0"/>
        </w:rPr>
        <w:t xml:space="preserve">Ludwig von Mises, </w:t>
      </w:r>
      <w:r w:rsidDel="00000000" w:rsidR="00000000" w:rsidRPr="00000000">
        <w:rPr>
          <w:i w:val="1"/>
          <w:iCs w:val="1"/>
          <w:sz w:val="20"/>
          <w:szCs w:val="20"/>
          <w:rtl w:val="0"/>
        </w:rPr>
        <w:t xml:space="preserve">Economic Calculation in the Socialist Commonwealth </w:t>
      </w:r>
      <w:r w:rsidDel="00000000" w:rsidR="00000000" w:rsidRPr="00000000">
        <w:rPr>
          <w:sz w:val="20"/>
          <w:szCs w:val="20"/>
          <w:rtl w:val="0"/>
        </w:rPr>
        <w:t xml:space="preserve">(Auburn, AL: Ludwig von Mises Institute, 2012).</w:t>
      </w:r>
    </w:p>
  </w:footnote>
  <w:footnote w:id="11">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Mises, </w:t>
      </w:r>
      <w:r w:rsidDel="00000000" w:rsidR="00000000" w:rsidRPr="00000000">
        <w:rPr>
          <w:rFonts w:ascii="Helvetica Neue" w:cs="Helvetica Neue" w:eastAsia="Helvetica Neue" w:hAnsi="Helvetica Neue"/>
          <w:i w:val="1"/>
          <w:iCs w:val="1"/>
          <w:sz w:val="20"/>
          <w:szCs w:val="20"/>
          <w:rtl w:val="0"/>
        </w:rPr>
        <w:t xml:space="preserve">Economic Calculation,</w:t>
      </w:r>
      <w:r w:rsidDel="00000000" w:rsidR="00000000" w:rsidRPr="00000000">
        <w:rPr>
          <w:sz w:val="20"/>
          <w:szCs w:val="20"/>
          <w:rtl w:val="0"/>
        </w:rPr>
        <w:t xml:space="preserve"> 18.</w:t>
      </w:r>
    </w:p>
  </w:footnote>
  <w:footnote w:id="16">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Friedrich A. Hayek, “Monetary Policy in the United States after the Recovery from the Crisis of 1920,” in </w:t>
      </w:r>
      <w:r w:rsidDel="00000000" w:rsidR="00000000" w:rsidRPr="00000000">
        <w:rPr>
          <w:i w:val="1"/>
          <w:iCs w:val="1"/>
          <w:sz w:val="20"/>
          <w:szCs w:val="20"/>
          <w:rtl w:val="0"/>
        </w:rPr>
        <w:t xml:space="preserve">The Collected Works of F.A. Hayek, Good Money: part I</w:t>
      </w:r>
      <w:r w:rsidDel="00000000" w:rsidR="00000000" w:rsidRPr="00000000">
        <w:rPr>
          <w:sz w:val="20"/>
          <w:szCs w:val="20"/>
          <w:rtl w:val="0"/>
        </w:rPr>
        <w:t xml:space="preserve">, ed. Stephen Kresge (Indianapolis, IN: Liberty Fund, 2009),</w:t>
      </w:r>
      <w:r w:rsidDel="00000000" w:rsidR="00000000" w:rsidRPr="00000000">
        <w:rPr>
          <w:sz w:val="20"/>
          <w:szCs w:val="20"/>
          <w:rtl w:val="0"/>
        </w:rPr>
        <w:t xml:space="preserve"> 145.</w:t>
      </w:r>
    </w:p>
  </w:footnote>
  <w:footnote w:id="17">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“Monetary Policy,” 146.</w:t>
      </w:r>
    </w:p>
  </w:footnote>
  <w:footnote w:id="18">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Stephen Kresge, </w:t>
      </w:r>
      <w:r w:rsidDel="00000000" w:rsidR="00000000" w:rsidRPr="00000000">
        <w:rPr>
          <w:i w:val="1"/>
          <w:iCs w:val="1"/>
          <w:sz w:val="20"/>
          <w:szCs w:val="20"/>
          <w:rtl w:val="0"/>
        </w:rPr>
        <w:t xml:space="preserve">The Collected Works of F.A. Hayek, Good Money: part I</w:t>
      </w:r>
      <w:r w:rsidDel="00000000" w:rsidR="00000000" w:rsidRPr="00000000">
        <w:rPr>
          <w:sz w:val="20"/>
          <w:szCs w:val="20"/>
          <w:rtl w:val="0"/>
        </w:rPr>
        <w:t xml:space="preserve"> (Indianapolis, IN: Liberty Fund, 2009), 13.</w:t>
      </w:r>
    </w:p>
  </w:footnote>
  <w:footnote w:id="19">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Most expansively (though not exclusively) outlined in John Maynard Keynes, </w:t>
      </w:r>
      <w:r w:rsidDel="00000000" w:rsidR="00000000" w:rsidRPr="00000000">
        <w:rPr>
          <w:i w:val="1"/>
          <w:iCs w:val="1"/>
          <w:sz w:val="20"/>
          <w:szCs w:val="20"/>
          <w:rtl w:val="0"/>
        </w:rPr>
        <w:t xml:space="preserve">The General Theory of Employment, Interest and Money</w:t>
      </w:r>
      <w:r w:rsidDel="00000000" w:rsidR="00000000" w:rsidRPr="00000000">
        <w:rPr>
          <w:sz w:val="20"/>
          <w:szCs w:val="20"/>
          <w:rtl w:val="0"/>
        </w:rPr>
        <w:t xml:space="preserve"> (London: Palgrave Macmillan, 1936).</w:t>
      </w:r>
    </w:p>
  </w:footnote>
  <w:footnote w:id="21">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sz w:val="17"/>
          <w:szCs w:val="17"/>
          <w:rtl w:val="0"/>
        </w:rPr>
        <w:t xml:space="preserve"> </w:t>
      </w:r>
      <w:r w:rsidDel="00000000" w:rsidR="00000000" w:rsidRPr="00000000">
        <w:rPr>
          <w:sz w:val="20"/>
          <w:szCs w:val="20"/>
          <w:rtl w:val="0"/>
        </w:rPr>
        <w:t xml:space="preserve">Friedrich A. Hayek, “The Gold Problem,” in </w:t>
      </w:r>
      <w:r w:rsidDel="00000000" w:rsidR="00000000" w:rsidRPr="00000000">
        <w:rPr>
          <w:i w:val="1"/>
          <w:iCs w:val="1"/>
          <w:sz w:val="20"/>
          <w:szCs w:val="20"/>
          <w:rtl w:val="0"/>
        </w:rPr>
        <w:t xml:space="preserve">The Collected Works of F.A. Hayek, Good Money: part I</w:t>
      </w:r>
      <w:r w:rsidDel="00000000" w:rsidR="00000000" w:rsidRPr="00000000">
        <w:rPr>
          <w:sz w:val="20"/>
          <w:szCs w:val="20"/>
          <w:rtl w:val="0"/>
        </w:rPr>
        <w:t xml:space="preserve">, ed. Stephen Kresge (Indianapolis, IN: Liberty Fund, 2009), 184.</w:t>
      </w:r>
    </w:p>
  </w:footnote>
  <w:footnote w:id="14">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person A deposits $100 into the bank, and the bank loans out $90 of this $100 to person B, person A will still think he or she has $100 while person B will have $90, for a total of $190. What’s more, if person B deposits the $90 in the bank again (or perhaps a different bank), and the bank loans out $81 of these $90 to person C, three people will think they own a combined $271. This can go on and on, seemingly bringing more and more money into circulation. This concept is referred to as the “money multiplier.” And in actuality, the money multiplier can be even more aggressive than this conventional fractional reserve example suggests, because banks don’t need to first receive deposits before they can issue loans; they can issue loans simply by creating it as credit in customers’ bank accounts.</w:t>
      </w:r>
    </w:p>
  </w:footnote>
  <w:footnote w:id="15">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Gary Richardson and Tim Sablik, </w:t>
      </w:r>
      <w:r w:rsidDel="00000000" w:rsidR="00000000" w:rsidRPr="00000000">
        <w:rPr>
          <w:sz w:val="20"/>
          <w:szCs w:val="20"/>
          <w:rtl w:val="0"/>
        </w:rPr>
        <w:t xml:space="preserve">“</w:t>
      </w:r>
      <w:r w:rsidDel="00000000" w:rsidR="00000000" w:rsidRPr="00000000">
        <w:rPr>
          <w:sz w:val="20"/>
          <w:szCs w:val="20"/>
          <w:rtl w:val="0"/>
        </w:rPr>
        <w:t xml:space="preserve">Banking Panics of the Gilded Age: </w:t>
      </w:r>
      <w:r w:rsidDel="00000000" w:rsidR="00000000" w:rsidRPr="00000000">
        <w:rPr>
          <w:color w:val="000000"/>
          <w:sz w:val="20"/>
          <w:szCs w:val="20"/>
          <w:rtl w:val="0"/>
        </w:rPr>
        <w:t xml:space="preserve">1863–1913,</w:t>
      </w:r>
      <w:r w:rsidDel="00000000" w:rsidR="00000000" w:rsidRPr="00000000">
        <w:rPr>
          <w:sz w:val="20"/>
          <w:szCs w:val="20"/>
          <w:rtl w:val="0"/>
        </w:rPr>
        <w:t xml:space="preserve">” Federal Reserve History, December 4, 2015, </w:t>
      </w:r>
      <w:hyperlink r:id="rId1">
        <w:r w:rsidDel="00000000" w:rsidR="00000000" w:rsidRPr="00000000">
          <w:rPr>
            <w:color w:val="1155cc"/>
            <w:sz w:val="20"/>
            <w:szCs w:val="20"/>
            <w:u w:val="single"/>
            <w:rtl w:val="0"/>
          </w:rPr>
          <w:t xml:space="preserve">https://www.federalreservehistory.org/essays/banking-panics-of-the-gilded-age</w:t>
        </w:r>
      </w:hyperlink>
      <w:r w:rsidDel="00000000" w:rsidR="00000000" w:rsidRPr="00000000">
        <w:rPr>
          <w:sz w:val="20"/>
          <w:szCs w:val="20"/>
          <w:rtl w:val="0"/>
        </w:rPr>
        <w:t xml:space="preserve">. </w:t>
      </w:r>
    </w:p>
  </w:footnote>
  <w:footnote w:id="13">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Friedrich A. Hayek, “The Use of Knowledge in Society,” </w:t>
      </w:r>
      <w:r w:rsidDel="00000000" w:rsidR="00000000" w:rsidRPr="00000000">
        <w:rPr>
          <w:i w:val="1"/>
          <w:iCs w:val="1"/>
          <w:sz w:val="20"/>
          <w:szCs w:val="20"/>
          <w:highlight w:val="white"/>
          <w:rtl w:val="0"/>
        </w:rPr>
        <w:t xml:space="preserve">American Economic Review</w:t>
      </w:r>
      <w:r w:rsidDel="00000000" w:rsidR="00000000" w:rsidRPr="00000000">
        <w:rPr>
          <w:sz w:val="20"/>
          <w:szCs w:val="20"/>
          <w:highlight w:val="white"/>
          <w:rtl w:val="0"/>
        </w:rPr>
        <w:t xml:space="preserve">. XXXV, No. 4 (1945): 526–27.</w:t>
      </w:r>
      <w:r w:rsidDel="00000000" w:rsidR="00000000" w:rsidRPr="00000000">
        <w:rPr>
          <w:rtl w:val="0"/>
        </w:rPr>
      </w:r>
    </w:p>
  </w:footnote>
  <w:footnote w:id="1">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Lawrence H. Officer, “Exchange Rates Between the United States Dollar and Forty-one Currencies,” </w:t>
      </w:r>
      <w:r w:rsidDel="00000000" w:rsidR="00000000" w:rsidRPr="00000000">
        <w:rPr>
          <w:i w:val="1"/>
          <w:iCs w:val="1"/>
          <w:sz w:val="20"/>
          <w:szCs w:val="20"/>
          <w:rtl w:val="0"/>
        </w:rPr>
        <w:t xml:space="preserve">MeasuringWorth</w:t>
      </w:r>
      <w:r w:rsidDel="00000000" w:rsidR="00000000" w:rsidRPr="00000000">
        <w:rPr>
          <w:sz w:val="20"/>
          <w:szCs w:val="20"/>
          <w:rtl w:val="0"/>
        </w:rPr>
        <w:t xml:space="preserve">, 2023.</w:t>
      </w:r>
      <w:r w:rsidDel="00000000" w:rsidR="00000000" w:rsidRPr="00000000">
        <w:rPr>
          <w:rtl w:val="0"/>
        </w:rPr>
      </w:r>
    </w:p>
  </w:footnote>
  <w:footnote w:id="3">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Bruce Caldwell and Hansjoerg Klausinger, </w:t>
      </w:r>
      <w:r w:rsidDel="00000000" w:rsidR="00000000" w:rsidRPr="00000000">
        <w:rPr>
          <w:i w:val="1"/>
          <w:iCs w:val="1"/>
          <w:sz w:val="20"/>
          <w:szCs w:val="20"/>
          <w:rtl w:val="0"/>
        </w:rPr>
        <w:t xml:space="preserve">Hayek: A Life, 1899–1950</w:t>
      </w:r>
      <w:r w:rsidDel="00000000" w:rsidR="00000000" w:rsidRPr="00000000">
        <w:rPr>
          <w:sz w:val="20"/>
          <w:szCs w:val="20"/>
          <w:rtl w:val="0"/>
        </w:rPr>
        <w:t xml:space="preserve"> (Chicago: University of Chicago Press, 2022), Chs. 6–9. </w:t>
      </w:r>
      <w:r w:rsidDel="00000000" w:rsidR="00000000" w:rsidRPr="00000000">
        <w:rPr>
          <w:rtl w:val="0"/>
        </w:rPr>
      </w:r>
    </w:p>
  </w:footnote>
  <w:footnote w:id="0">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Deirdre N. McCloskey, </w:t>
      </w:r>
      <w:r w:rsidDel="00000000" w:rsidR="00000000" w:rsidRPr="00000000">
        <w:rPr>
          <w:i w:val="1"/>
          <w:iCs w:val="1"/>
          <w:sz w:val="20"/>
          <w:szCs w:val="20"/>
          <w:rtl w:val="0"/>
        </w:rPr>
        <w:t xml:space="preserve">How to be Human*– *Though an Economist</w:t>
      </w:r>
      <w:r w:rsidDel="00000000" w:rsidR="00000000" w:rsidRPr="00000000">
        <w:rPr>
          <w:sz w:val="20"/>
          <w:szCs w:val="20"/>
          <w:rtl w:val="0"/>
        </w:rPr>
        <w:t xml:space="preserve"> (Ann Arbor: The University of Michigan Press, 2000), 33.</w:t>
      </w:r>
    </w:p>
  </w:footnote>
  <w:footnote w:id="5">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Mises, </w:t>
      </w:r>
      <w:r w:rsidDel="00000000" w:rsidR="00000000" w:rsidRPr="00000000">
        <w:rPr>
          <w:i w:val="1"/>
          <w:iCs w:val="1"/>
          <w:sz w:val="20"/>
          <w:szCs w:val="20"/>
          <w:rtl w:val="0"/>
        </w:rPr>
        <w:t xml:space="preserve">Historical Setting</w:t>
      </w:r>
      <w:r w:rsidDel="00000000" w:rsidR="00000000" w:rsidRPr="00000000">
        <w:rPr>
          <w:sz w:val="20"/>
          <w:szCs w:val="20"/>
          <w:rtl w:val="0"/>
        </w:rPr>
        <w:t xml:space="preserve">,</w:t>
      </w:r>
      <w:r w:rsidDel="00000000" w:rsidR="00000000" w:rsidRPr="00000000">
        <w:rPr>
          <w:i w:val="1"/>
          <w:iCs w:val="1"/>
          <w:sz w:val="20"/>
          <w:szCs w:val="20"/>
          <w:rtl w:val="0"/>
        </w:rPr>
        <w:t xml:space="preserve"> </w:t>
      </w:r>
      <w:r w:rsidDel="00000000" w:rsidR="00000000" w:rsidRPr="00000000">
        <w:rPr>
          <w:sz w:val="20"/>
          <w:szCs w:val="20"/>
          <w:rtl w:val="0"/>
        </w:rPr>
        <w:t xml:space="preserve">12–13, 19–20. </w:t>
      </w:r>
      <w:r w:rsidDel="00000000" w:rsidR="00000000" w:rsidRPr="00000000">
        <w:rPr>
          <w:rtl w:val="0"/>
        </w:rPr>
      </w:r>
    </w:p>
  </w:footnote>
  <w:footnote w:id="6">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Ludwig von Mises, </w:t>
      </w:r>
      <w:r w:rsidDel="00000000" w:rsidR="00000000" w:rsidRPr="00000000">
        <w:rPr>
          <w:i w:val="1"/>
          <w:iCs w:val="1"/>
          <w:sz w:val="20"/>
          <w:szCs w:val="20"/>
          <w:rtl w:val="0"/>
        </w:rPr>
        <w:t xml:space="preserve">Human Action: A Treatise on Economics, The Scholar’s Edition </w:t>
      </w:r>
      <w:r w:rsidDel="00000000" w:rsidR="00000000" w:rsidRPr="00000000">
        <w:rPr>
          <w:sz w:val="20"/>
          <w:szCs w:val="20"/>
          <w:rtl w:val="0"/>
        </w:rPr>
        <w:t xml:space="preserve">(Auburn, AL: Ludwig von Mises Institute, 1998)</w:t>
      </w:r>
      <w:r w:rsidDel="00000000" w:rsidR="00000000" w:rsidRPr="00000000">
        <w:rPr>
          <w:i w:val="1"/>
          <w:iCs w:val="1"/>
          <w:sz w:val="20"/>
          <w:szCs w:val="20"/>
          <w:rtl w:val="0"/>
        </w:rPr>
        <w:t xml:space="preserve">, </w:t>
      </w:r>
      <w:r w:rsidDel="00000000" w:rsidR="00000000" w:rsidRPr="00000000">
        <w:rPr>
          <w:sz w:val="20"/>
          <w:szCs w:val="20"/>
          <w:rtl w:val="0"/>
        </w:rPr>
        <w:t xml:space="preserve">21, 38–54.</w:t>
      </w:r>
      <w:r w:rsidDel="00000000" w:rsidR="00000000" w:rsidRPr="00000000">
        <w:rPr>
          <w:i w:val="1"/>
          <w:iCs w:val="1"/>
          <w:sz w:val="20"/>
          <w:szCs w:val="20"/>
          <w:rtl w:val="0"/>
        </w:rPr>
        <w:t xml:space="preserve"> </w:t>
      </w:r>
      <w:r w:rsidDel="00000000" w:rsidR="00000000" w:rsidRPr="00000000">
        <w:rPr>
          <w:rtl w:val="0"/>
        </w:rPr>
      </w:r>
    </w:p>
  </w:footnote>
  <w:footnote w:id="12">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Friedrich A. Hayek, </w:t>
      </w:r>
      <w:r w:rsidDel="00000000" w:rsidR="00000000" w:rsidRPr="00000000">
        <w:rPr>
          <w:i w:val="1"/>
          <w:iCs w:val="1"/>
          <w:sz w:val="20"/>
          <w:szCs w:val="20"/>
          <w:rtl w:val="0"/>
        </w:rPr>
        <w:t xml:space="preserve">Prices and Production </w:t>
      </w:r>
      <w:r w:rsidDel="00000000" w:rsidR="00000000" w:rsidRPr="00000000">
        <w:rPr>
          <w:sz w:val="20"/>
          <w:szCs w:val="20"/>
          <w:rtl w:val="0"/>
        </w:rPr>
        <w:t xml:space="preserve">(New York: Augustus M. Kelly, Publishers, 1967).</w:t>
      </w:r>
      <w:r w:rsidDel="00000000" w:rsidR="00000000" w:rsidRPr="00000000">
        <w:rPr>
          <w:rtl w:val="0"/>
        </w:rPr>
      </w:r>
    </w:p>
  </w:footnote>
  <w:footnote w:id="20">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George Selgin, “The New Deal and Recovery, Part 15: The Keynesian Myth,” Cato Institute, March 16, 2022, </w:t>
      </w:r>
      <w:hyperlink r:id="rId2">
        <w:r w:rsidDel="00000000" w:rsidR="00000000" w:rsidRPr="00000000">
          <w:rPr>
            <w:color w:val="1155cc"/>
            <w:sz w:val="20"/>
            <w:szCs w:val="20"/>
            <w:u w:val="single"/>
            <w:rtl w:val="0"/>
          </w:rPr>
          <w:t xml:space="preserve">https://www.cato.org/blog/new-deal-recovery-part-15-keynesian-myth</w:t>
        </w:r>
      </w:hyperlink>
      <w:r w:rsidDel="00000000" w:rsidR="00000000" w:rsidRPr="00000000">
        <w:rPr>
          <w:sz w:val="20"/>
          <w:szCs w:val="20"/>
          <w:rtl w:val="0"/>
        </w:rPr>
        <w:t xml:space="preserve">.</w:t>
      </w:r>
    </w:p>
  </w:footnote>
  <w:footnote w:id="10">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Although this argument has indeed been made in the context of consumer goods (as it has been in this text), a more precise articulation of this argument—as fleshed out over subsequent economic debates—is that this applies especially to capital goods.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federalreservehistory.org/essays/banking-panics-of-the-gilded-age" TargetMode="External"/><Relationship Id="rId2" Type="http://schemas.openxmlformats.org/officeDocument/2006/relationships/hyperlink" Target="https://www.cato.org/blog/new-deal-recovery-part-15-keynesian-my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