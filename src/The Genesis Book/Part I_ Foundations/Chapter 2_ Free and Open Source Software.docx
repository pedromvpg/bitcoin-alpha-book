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1"/>
        <w:spacing w:after="200"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Chapter 2: Free and Open Source Software</w:t>
      </w:r>
      <w:r w:rsidDel="00000000" w:rsidR="00000000" w:rsidRPr="00000000">
        <w:rPr>
          <w:rtl w:val="0"/>
        </w:rPr>
      </w:r>
    </w:p>
    <w:p w:rsidR="00000000" w:rsidDel="00000000" w:rsidP="00000000" w:rsidRDefault="00000000" w:rsidRPr="00000000" w14:paraId="00000002">
      <w:pPr>
        <w:pageBreakBefore w:val="0"/>
        <w:widowControl w:val="1"/>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Richard Stallman had been fascinated with computers ever since he, as a young boy in the early 1960s, borrowed programming manuals from his summer camp counselors. There hadn’t been a computer in sight—back then these machines would easily cost over $100,000 each—but he wasn’t going to let that little detail spoil his fun. He spent the trip writing out entire programs on paper.</w:t>
      </w:r>
      <w:r w:rsidDel="00000000" w:rsidR="00000000" w:rsidRPr="00000000">
        <w:rPr>
          <w:rtl w:val="0"/>
        </w:rPr>
      </w:r>
    </w:p>
    <w:p w:rsidR="00000000" w:rsidDel="00000000" w:rsidP="00000000" w:rsidRDefault="00000000" w:rsidRPr="00000000" w14:paraId="00000003">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It would take a few more years until the young New Yorker first got acquainted with the real deal. In 1970, fresh out of high school, the now seventeen-year-old Stallman landed a summer job at the </w:t>
      </w:r>
      <w:r w:rsidDel="00000000" w:rsidR="00000000" w:rsidRPr="00000000">
        <w:rPr>
          <w:rFonts w:ascii="Calibri" w:cs="Calibri" w:eastAsia="Calibri" w:hAnsi="Calibri"/>
          <w:rtl w:val="0"/>
        </w:rPr>
        <w:t xml:space="preserve">IBM Scientific Center in </w:t>
      </w:r>
      <w:r w:rsidDel="00000000" w:rsidR="00000000" w:rsidRPr="00000000">
        <w:rPr>
          <w:rFonts w:ascii="Calibri" w:cs="Calibri" w:eastAsia="Calibri" w:hAnsi="Calibri"/>
          <w:rtl w:val="0"/>
        </w:rPr>
        <w:t xml:space="preserve">Manhattan, where he was tasked with writing a numerical analysis program. He finished the project within just a few weeks, which allowed him to spend the rest of his summer at the research facility designing a text editor and a programming language processor just for the fun of it.</w:t>
      </w:r>
    </w:p>
    <w:p w:rsidR="00000000" w:rsidDel="00000000" w:rsidP="00000000" w:rsidRDefault="00000000" w:rsidRPr="00000000" w14:paraId="00000004">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After that summer, Stallman enrolled to study physics at Harvard. He could carry on programming in the university’s fairly new computer center, but after a while he also began scouting for other hosted computers at different universities and computing facilities in Cambridge. He learned that a particularly powerful machine was hosted at MIT’s Artificial Intelligence Lab (AI Lab), a research center founded by two pioneers in the field of AI—John McCarthy and Marvin Minsky—and financed by the US Department of Defense on a no-strings-attached basis.</w:t>
      </w:r>
    </w:p>
    <w:p w:rsidR="00000000" w:rsidDel="00000000" w:rsidP="00000000" w:rsidRDefault="00000000" w:rsidRPr="00000000" w14:paraId="00000005">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The Harvard student decided that he wanted to study the MIT computer’s documentation, to gather more information about the machine, and to understand how it differed from what they had at Harvard. But on visiting the AI Lab, Stallman learned that they didn’t have any such documentation.</w:t>
      </w:r>
    </w:p>
    <w:p w:rsidR="00000000" w:rsidDel="00000000" w:rsidP="00000000" w:rsidRDefault="00000000" w:rsidRPr="00000000" w14:paraId="00000006">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Instead, they gave him a job.</w:t>
      </w:r>
    </w:p>
    <w:p w:rsidR="00000000" w:rsidDel="00000000" w:rsidP="00000000" w:rsidRDefault="00000000" w:rsidRPr="00000000" w14:paraId="00000007">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It was indicative of the rather anarchic culture at the AI Lab. The people running the research center didn’t care much for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experience</w:t>
      </w:r>
      <w:r w:rsidDel="00000000" w:rsidR="00000000" w:rsidRPr="00000000">
        <w:rPr>
          <w:rFonts w:ascii="Calibri" w:cs="Calibri" w:eastAsia="Calibri" w:hAnsi="Calibri"/>
          <w:rtl w:val="0"/>
        </w:rPr>
        <w:t xml:space="preserve"> or qualifications; what they truly valued was skill and </w:t>
      </w:r>
      <w:r w:rsidDel="00000000" w:rsidR="00000000" w:rsidRPr="00000000">
        <w:rPr>
          <w:rFonts w:ascii="Calibri" w:cs="Calibri" w:eastAsia="Calibri" w:hAnsi="Calibri"/>
          <w:rtl w:val="0"/>
        </w:rPr>
        <w:t xml:space="preserve">potential</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It was obvious that this Harvard whiz kid who visited the lab just to study their computer’s documentation would be a great fit.</w:t>
      </w:r>
      <w:r w:rsidDel="00000000" w:rsidR="00000000" w:rsidRPr="00000000">
        <w:rPr>
          <w:rFonts w:ascii="Calibri" w:cs="Calibri" w:eastAsia="Calibri" w:hAnsi="Calibri"/>
          <w:vertAlign w:val="superscript"/>
        </w:rPr>
        <w:footnoteReference w:customMarkFollows="0" w:id="0"/>
      </w:r>
      <w:r w:rsidDel="00000000" w:rsidR="00000000" w:rsidRPr="00000000">
        <w:rPr>
          <w:rtl w:val="0"/>
        </w:rPr>
      </w:r>
    </w:p>
    <w:p w:rsidR="00000000" w:rsidDel="00000000" w:rsidP="00000000" w:rsidRDefault="00000000" w:rsidRPr="00000000" w14:paraId="00000008">
      <w:pPr>
        <w:spacing w:after="160"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Hacker Culture</w:t>
      </w:r>
      <w:r w:rsidDel="00000000" w:rsidR="00000000" w:rsidRPr="00000000">
        <w:rPr>
          <w:rFonts w:ascii="Calibri" w:cs="Calibri" w:eastAsia="Calibri" w:hAnsi="Calibri"/>
          <w:b w:val="1"/>
          <w:bCs w:val="1"/>
          <w:vertAlign w:val="superscript"/>
        </w:rPr>
        <w:footnoteReference w:customMarkFollows="0" w:id="1"/>
      </w:r>
      <w:r w:rsidDel="00000000" w:rsidR="00000000" w:rsidRPr="00000000">
        <w:rPr>
          <w:rtl w:val="0"/>
        </w:rPr>
      </w:r>
    </w:p>
    <w:p w:rsidR="00000000" w:rsidDel="00000000" w:rsidP="00000000" w:rsidRDefault="00000000" w:rsidRPr="00000000" w14:paraId="00000009">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This anarchic culture at the AI Lab had first emerged about a decade earlier.</w:t>
      </w:r>
    </w:p>
    <w:p w:rsidR="00000000" w:rsidDel="00000000" w:rsidP="00000000" w:rsidRDefault="00000000" w:rsidRPr="00000000" w14:paraId="0000000A">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It started when Lincoln Lab, a military research and development center for advanced technology affiliated with MIT, around 1960 ushered in a small revolution by </w:t>
      </w:r>
      <w:r w:rsidDel="00000000" w:rsidR="00000000" w:rsidRPr="00000000">
        <w:rPr>
          <w:rFonts w:ascii="Calibri" w:cs="Calibri" w:eastAsia="Calibri" w:hAnsi="Calibri"/>
          <w:rtl w:val="0"/>
        </w:rPr>
        <w:t xml:space="preserve">gifting</w:t>
      </w:r>
      <w:r w:rsidDel="00000000" w:rsidR="00000000" w:rsidRPr="00000000">
        <w:rPr>
          <w:rFonts w:ascii="Calibri" w:cs="Calibri" w:eastAsia="Calibri" w:hAnsi="Calibri"/>
          <w:rtl w:val="0"/>
        </w:rPr>
        <w:t xml:space="preserve"> the university the TX-0, an early fully transistorized computer. Whereas prior computers at the university had always required a dedicated operator, this machine was, for the first time, accessible to students.</w:t>
      </w:r>
    </w:p>
    <w:p w:rsidR="00000000" w:rsidDel="00000000" w:rsidP="00000000" w:rsidRDefault="00000000" w:rsidRPr="00000000" w14:paraId="0000000B">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The machine, which filled a room and weighed a ton, had quickly drawn the fascination of a particular group of students: the tinkering techies from the university’s model train club. Having never actually cared too much for the model trains themselves—they mostly just enjoyed designing the electrical system of wires, switches, and repurposed telecom equipment that controlled their direction and speed—they realized that a much more interesting game had arrived in town.</w:t>
      </w:r>
    </w:p>
    <w:p w:rsidR="00000000" w:rsidDel="00000000" w:rsidP="00000000" w:rsidRDefault="00000000" w:rsidRPr="00000000" w14:paraId="0000000C">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The young men—they were initially all men—were determined to master the mighty TX-0 from the first moment it arrived on campus. And indeed, before long, they discovered how to access and edit the source code of the different programs embedded in the machine. Shortly after that, they figured out how to write completely new programs themselves.</w:t>
      </w:r>
    </w:p>
    <w:p w:rsidR="00000000" w:rsidDel="00000000" w:rsidP="00000000" w:rsidRDefault="00000000" w:rsidRPr="00000000" w14:paraId="0000000D">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Soon enough, they spent entire nights coalescing around the TX-0, when they’</w:t>
      </w:r>
      <w:r w:rsidDel="00000000" w:rsidR="00000000" w:rsidRPr="00000000">
        <w:rPr>
          <w:rFonts w:ascii="Calibri" w:cs="Calibri" w:eastAsia="Calibri" w:hAnsi="Calibri"/>
          <w:rtl w:val="0"/>
        </w:rPr>
        <w:t xml:space="preserve">d have the</w:t>
      </w:r>
      <w:r w:rsidDel="00000000" w:rsidR="00000000" w:rsidRPr="00000000">
        <w:rPr>
          <w:rFonts w:ascii="Calibri" w:cs="Calibri" w:eastAsia="Calibri" w:hAnsi="Calibri"/>
          <w:rtl w:val="0"/>
        </w:rPr>
        <w:t xml:space="preserve"> machine all to themselves. United by their shared passion, the boys challenged each other to make the computer perform increasingly difficult tasks. Bragging rights were earned by solving the challenges with especially eloquent code, while particularly nifty solutions were in their internal lingo called “hacks”; the boys proudly identified themselves as “hackers.”</w:t>
      </w:r>
    </w:p>
    <w:p w:rsidR="00000000" w:rsidDel="00000000" w:rsidP="00000000" w:rsidRDefault="00000000" w:rsidRPr="00000000" w14:paraId="0000000E">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As the boys progressively improved their programming skills in a bond of camaraderie, they increasingly adopted the computer as a way of life. Nothing was more important to them than hacking, and nothing was more fun. Leveraging the potential of these powerful machines gave them a tremendous feeling of empowerment.</w:t>
      </w:r>
    </w:p>
    <w:p w:rsidR="00000000" w:rsidDel="00000000" w:rsidP="00000000" w:rsidRDefault="00000000" w:rsidRPr="00000000" w14:paraId="0000000F">
      <w:pPr>
        <w:spacing w:before="200" w:lineRule="auto"/>
        <w:rPr>
          <w:rFonts w:ascii="Calibri" w:cs="Calibri" w:eastAsia="Calibri" w:hAnsi="Calibri"/>
        </w:rPr>
      </w:pPr>
      <w:r w:rsidDel="00000000" w:rsidR="00000000" w:rsidRPr="00000000">
        <w:rPr>
          <w:rFonts w:ascii="Calibri" w:cs="Calibri" w:eastAsia="Calibri" w:hAnsi="Calibri"/>
          <w:rtl w:val="0"/>
        </w:rPr>
        <w:t xml:space="preserve">With it grew a sense of responsibility.</w:t>
      </w:r>
    </w:p>
    <w:p w:rsidR="00000000" w:rsidDel="00000000" w:rsidP="00000000" w:rsidRDefault="00000000" w:rsidRPr="00000000" w14:paraId="00000010">
      <w:pPr>
        <w:spacing w:before="200" w:lineRule="auto"/>
        <w:rPr>
          <w:rFonts w:ascii="Calibri" w:cs="Calibri" w:eastAsia="Calibri" w:hAnsi="Calibri"/>
        </w:rPr>
      </w:pPr>
      <w:r w:rsidDel="00000000" w:rsidR="00000000" w:rsidRPr="00000000">
        <w:rPr>
          <w:rFonts w:ascii="Calibri" w:cs="Calibri" w:eastAsia="Calibri" w:hAnsi="Calibri"/>
          <w:rtl w:val="0"/>
        </w:rPr>
        <w:t xml:space="preserve">The hackers instinctively knew that computers were going to have a lasting impact on the world, and over time they developed a philosophical and ethical framework around programming and technology to go along with that. It would come to form the basis of a distinct subculture, centered around technology, and characterized by experimentation and innovation. Even as the group of hackers evolved—new students arrived at MIT, while older students left—</w:t>
      </w:r>
      <w:r w:rsidDel="00000000" w:rsidR="00000000" w:rsidRPr="00000000">
        <w:rPr>
          <w:rFonts w:ascii="Calibri" w:cs="Calibri" w:eastAsia="Calibri" w:hAnsi="Calibri"/>
          <w:i w:val="1"/>
          <w:iCs w:val="1"/>
          <w:rtl w:val="0"/>
        </w:rPr>
        <w:t xml:space="preserve">hacker culture</w:t>
      </w:r>
      <w:r w:rsidDel="00000000" w:rsidR="00000000" w:rsidRPr="00000000">
        <w:rPr>
          <w:rFonts w:ascii="Calibri" w:cs="Calibri" w:eastAsia="Calibri" w:hAnsi="Calibri"/>
          <w:rtl w:val="0"/>
        </w:rPr>
        <w:t xml:space="preserve"> remained.</w:t>
      </w:r>
    </w:p>
    <w:p w:rsidR="00000000" w:rsidDel="00000000" w:rsidP="00000000" w:rsidRDefault="00000000" w:rsidRPr="00000000" w14:paraId="00000011">
      <w:pPr>
        <w:spacing w:before="200" w:lineRule="auto"/>
        <w:rPr>
          <w:rFonts w:ascii="Calibri" w:cs="Calibri" w:eastAsia="Calibri" w:hAnsi="Calibri"/>
        </w:rPr>
      </w:pPr>
      <w:r w:rsidDel="00000000" w:rsidR="00000000" w:rsidRPr="00000000">
        <w:rPr>
          <w:rFonts w:ascii="Calibri" w:cs="Calibri" w:eastAsia="Calibri" w:hAnsi="Calibri"/>
          <w:rtl w:val="0"/>
        </w:rPr>
        <w:t xml:space="preserve">As an integral aspect of this culture, hackers liked to take matters into their own hands: they wanted to modify whatever they thought could be improved, and fix what was broken. Asking for permission was considered a waste of time; a good idea was something to execute on, and potential restrictions would have to be ignored. Bureaucracy was the hacker’s natural enemy.</w:t>
      </w:r>
    </w:p>
    <w:p w:rsidR="00000000" w:rsidDel="00000000" w:rsidP="00000000" w:rsidRDefault="00000000" w:rsidRPr="00000000" w14:paraId="00000012">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If restrictions proved to be a challenge, well, hackers liked challenges, and they especially liked overcoming challenges . . . preferably with a little elegance and style. Hackers believed computers could be used to create beauty: code could have aesthetic value, and hackers admired well-written programs and original solutions.</w:t>
      </w:r>
    </w:p>
    <w:p w:rsidR="00000000" w:rsidDel="00000000" w:rsidP="00000000" w:rsidRDefault="00000000" w:rsidRPr="00000000" w14:paraId="00000013">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And perhaps most important of all, they shared.</w:t>
      </w:r>
    </w:p>
    <w:p w:rsidR="00000000" w:rsidDel="00000000" w:rsidP="00000000" w:rsidRDefault="00000000" w:rsidRPr="00000000" w14:paraId="00000014">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Hackers believed it benefited everyone when code and files were freely accessible, and they were proud when people used the programs they wrote. They believed they had an ethical duty to share their code, and to facilitate access to information for others. There were no passwords, no restrictions, and no “personal” documents.</w:t>
      </w:r>
      <w:r w:rsidDel="00000000" w:rsidR="00000000" w:rsidRPr="00000000">
        <w:rPr>
          <w:rtl w:val="0"/>
        </w:rPr>
      </w:r>
    </w:p>
    <w:p w:rsidR="00000000" w:rsidDel="00000000" w:rsidP="00000000" w:rsidRDefault="00000000" w:rsidRPr="00000000" w14:paraId="00000015">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The hackers would eventually develop a special operating system to serve that purpose, the </w:t>
      </w:r>
      <w:r w:rsidDel="00000000" w:rsidR="00000000" w:rsidRPr="00000000">
        <w:rPr>
          <w:rFonts w:ascii="Calibri" w:cs="Calibri" w:eastAsia="Calibri" w:hAnsi="Calibri"/>
          <w:i w:val="1"/>
          <w:iCs w:val="1"/>
          <w:rtl w:val="0"/>
        </w:rPr>
        <w:t xml:space="preserve">Incompatible Time-sharing System</w:t>
      </w:r>
      <w:r w:rsidDel="00000000" w:rsidR="00000000" w:rsidRPr="00000000">
        <w:rPr>
          <w:rFonts w:ascii="Calibri" w:cs="Calibri" w:eastAsia="Calibri" w:hAnsi="Calibri"/>
          <w:rtl w:val="0"/>
        </w:rPr>
        <w:t xml:space="preserve"> (ITS) (a play on the </w:t>
      </w:r>
      <w:r w:rsidDel="00000000" w:rsidR="00000000" w:rsidRPr="00000000">
        <w:rPr>
          <w:rFonts w:ascii="Calibri" w:cs="Calibri" w:eastAsia="Calibri" w:hAnsi="Calibri"/>
          <w:i w:val="1"/>
          <w:iCs w:val="1"/>
          <w:rtl w:val="0"/>
        </w:rPr>
        <w:t xml:space="preserve">Compatible Time-Sharing System</w:t>
      </w:r>
      <w:r w:rsidDel="00000000" w:rsidR="00000000" w:rsidRPr="00000000">
        <w:rPr>
          <w:rFonts w:ascii="Calibri" w:cs="Calibri" w:eastAsia="Calibri" w:hAnsi="Calibri"/>
          <w:rtl w:val="0"/>
        </w:rPr>
        <w:t xml:space="preserve"> that had preceded it), which allowed them to code collaboratively. If someone logged in and found that one of his compatriots had been developing a new text editor or strategy game, they could simply pull up the file and immediately contribute to the project themselves. Or, if two hackers were using the computer at the same time, they could debug and improve the code simultaneously.</w:t>
      </w:r>
    </w:p>
    <w:p w:rsidR="00000000" w:rsidDel="00000000" w:rsidP="00000000" w:rsidRDefault="00000000" w:rsidRPr="00000000" w14:paraId="00000016">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This was the free and collaborative culture that Stallman found at MIT’s AI Lab.</w:t>
      </w:r>
    </w:p>
    <w:p w:rsidR="00000000" w:rsidDel="00000000" w:rsidP="00000000" w:rsidRDefault="00000000" w:rsidRPr="00000000" w14:paraId="00000017">
      <w:pPr>
        <w:spacing w:after="160"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Anarchism</w:t>
      </w:r>
    </w:p>
    <w:p w:rsidR="00000000" w:rsidDel="00000000" w:rsidP="00000000" w:rsidRDefault="00000000" w:rsidRPr="00000000" w14:paraId="00000018">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Indeed, the AI Lab’s computer itself was free to use, by anyone, without restrictions. Employees as well as visitors of the lab could use the machine at any time they wanted, and access or even edit any program or file that was on it. The machine operated as a shared resource, available to all.</w:t>
      </w:r>
      <w:r w:rsidDel="00000000" w:rsidR="00000000" w:rsidRPr="00000000">
        <w:rPr>
          <w:rtl w:val="0"/>
        </w:rPr>
      </w:r>
    </w:p>
    <w:p w:rsidR="00000000" w:rsidDel="00000000" w:rsidP="00000000" w:rsidRDefault="00000000" w:rsidRPr="00000000" w14:paraId="00000019">
      <w:pPr>
        <w:spacing w:before="200" w:lineRule="auto"/>
        <w:rPr>
          <w:rFonts w:ascii="Calibri" w:cs="Calibri" w:eastAsia="Calibri" w:hAnsi="Calibri"/>
        </w:rPr>
      </w:pPr>
      <w:r w:rsidDel="00000000" w:rsidR="00000000" w:rsidRPr="00000000">
        <w:rPr>
          <w:rFonts w:ascii="Calibri" w:cs="Calibri" w:eastAsia="Calibri" w:hAnsi="Calibri"/>
          <w:rtl w:val="0"/>
        </w:rPr>
        <w:t xml:space="preserve">This did open the door to potential complications. Anyone who used an ITS computer could, for example, delete any file, even if they hadn’</w:t>
      </w: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rtl w:val="0"/>
        </w:rPr>
        <w:t xml:space="preserve"> created it. Similarly, if someone crashed the machine, it disrupted every active user’s process.</w:t>
      </w:r>
    </w:p>
    <w:p w:rsidR="00000000" w:rsidDel="00000000" w:rsidP="00000000" w:rsidRDefault="00000000" w:rsidRPr="00000000" w14:paraId="0000001A">
      <w:pPr>
        <w:spacing w:before="200" w:lineRule="auto"/>
        <w:rPr>
          <w:rFonts w:ascii="Calibri" w:cs="Calibri" w:eastAsia="Calibri" w:hAnsi="Calibri"/>
        </w:rPr>
      </w:pPr>
      <w:r w:rsidDel="00000000" w:rsidR="00000000" w:rsidRPr="00000000">
        <w:rPr>
          <w:rFonts w:ascii="Calibri" w:cs="Calibri" w:eastAsia="Calibri" w:hAnsi="Calibri"/>
          <w:rtl w:val="0"/>
        </w:rPr>
        <w:t xml:space="preserve">But in practice, such incidents were rare. Destroying someone else’s work had no place in hacker culture, and while crashing the computer would be an annoyance for other users, it also gave them an opportunity to collaborate in debugging the code and finding a fix for whatever caused the crash.</w:t>
      </w:r>
    </w:p>
    <w:p w:rsidR="00000000" w:rsidDel="00000000" w:rsidP="00000000" w:rsidRDefault="00000000" w:rsidRPr="00000000" w14:paraId="0000001B">
      <w:pPr>
        <w:spacing w:before="200" w:lineRule="auto"/>
        <w:rPr>
          <w:rFonts w:ascii="Calibri" w:cs="Calibri" w:eastAsia="Calibri" w:hAnsi="Calibri"/>
        </w:rPr>
      </w:pPr>
      <w:r w:rsidDel="00000000" w:rsidR="00000000" w:rsidRPr="00000000">
        <w:rPr>
          <w:rFonts w:ascii="Calibri" w:cs="Calibri" w:eastAsia="Calibri" w:hAnsi="Calibri"/>
          <w:rtl w:val="0"/>
        </w:rPr>
        <w:t xml:space="preserve">This had been very different at the computer environments at the IBM Scientific Center and Harvard that Stallman had become accustomed to. Those machines were designed around security features that required some people to have more powers than others: certain programs were only accessible to selected users, like system administrators or some professors. The “elite”—those with privileged accounts—could unilaterally decide what others could and could not do on the machines, which meant that regular users had to frequently ask for help or permission.</w:t>
      </w:r>
    </w:p>
    <w:p w:rsidR="00000000" w:rsidDel="00000000" w:rsidP="00000000" w:rsidRDefault="00000000" w:rsidRPr="00000000" w14:paraId="0000001C">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Stallman’s new colleagues at the AI Lab were disgusted by these policies. In their view, these administrators had essentially set up police states in their respective computer environments, claiming for themselves the authority to control other users.</w:t>
      </w:r>
    </w:p>
    <w:p w:rsidR="00000000" w:rsidDel="00000000" w:rsidP="00000000" w:rsidRDefault="00000000" w:rsidRPr="00000000" w14:paraId="0000001D">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Now that he experienced their free alternative, Stallman resoundingly </w:t>
      </w:r>
      <w:r w:rsidDel="00000000" w:rsidR="00000000" w:rsidRPr="00000000">
        <w:rPr>
          <w:rFonts w:ascii="Calibri" w:cs="Calibri" w:eastAsia="Calibri" w:hAnsi="Calibri"/>
          <w:rtl w:val="0"/>
        </w:rPr>
        <w:t xml:space="preserve">agreed</w:t>
      </w:r>
      <w:r w:rsidDel="00000000" w:rsidR="00000000" w:rsidRPr="00000000">
        <w:rPr>
          <w:rFonts w:ascii="Calibri" w:cs="Calibri" w:eastAsia="Calibri" w:hAnsi="Calibri"/>
          <w:rtl w:val="0"/>
        </w:rPr>
        <w:t xml:space="preserve"> with them. While the AI Lab was proving that their form of anarchy could facilitate a fruitful working environment, he became convinced that these restrictive and controlled systems essentially represented a digital form of fascism.</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1E">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“Users of our system were free men, asked to behave responsibly. Instead of an elite of power, we had an elite of knowledge, composed of whoever was motivated to learn,” Stallman later wrote. “Since nobody could dominate others on our machine, the lab ran as an anarchy. The visible success of this converted me to anarchism. To most people, ‘anarchy’ means ‘wasteful, destructive disorder’, but to an anarchist like me it means voluntary organization as needed, with emphasis on goals, not rules and no insistence on uniformity for uniformity's sake.”</w:t>
      </w:r>
      <w:r w:rsidDel="00000000" w:rsidR="00000000" w:rsidRPr="00000000">
        <w:rPr>
          <w:rFonts w:ascii="Calibri" w:cs="Calibri" w:eastAsia="Calibri" w:hAnsi="Calibri"/>
          <w:vertAlign w:val="superscript"/>
        </w:rPr>
        <w:footnoteReference w:customMarkFollows="0" w:id="3"/>
      </w:r>
      <w:r w:rsidDel="00000000" w:rsidR="00000000" w:rsidRPr="00000000">
        <w:rPr>
          <w:rtl w:val="0"/>
        </w:rPr>
      </w:r>
    </w:p>
    <w:p w:rsidR="00000000" w:rsidDel="00000000" w:rsidP="00000000" w:rsidRDefault="00000000" w:rsidRPr="00000000" w14:paraId="0000001F">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Although Stallman was not exactly an anarchist in the fullest sense of the word—he still believed that the state carried out many important functions </w:t>
      </w:r>
      <w:r w:rsidDel="00000000" w:rsidR="00000000" w:rsidRPr="00000000">
        <w:rPr>
          <w:rFonts w:ascii="Calibri" w:cs="Calibri" w:eastAsia="Calibri" w:hAnsi="Calibri"/>
          <w:rtl w:val="0"/>
        </w:rPr>
        <w:t xml:space="preserve">(including funding the AI Lab)</w:t>
      </w:r>
      <w:r w:rsidDel="00000000" w:rsidR="00000000" w:rsidRPr="00000000">
        <w:rPr>
          <w:rFonts w:ascii="Calibri" w:cs="Calibri" w:eastAsia="Calibri" w:hAnsi="Calibri"/>
          <w:rtl w:val="0"/>
        </w:rPr>
        <w:t xml:space="preserve">—he thought the anarchist model could work in other computing environments, too. Indeed, it was around this same time that hacker culture first started spreading outside of MIT, most notably to Stanford University, which got its own AI Lab. By the early 1970s, the hacker community established a new base in the San Francisco Bay Area.</w:t>
      </w:r>
    </w:p>
    <w:p w:rsidR="00000000" w:rsidDel="00000000" w:rsidP="00000000" w:rsidRDefault="00000000" w:rsidRPr="00000000" w14:paraId="00000020">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And Stallman believed that hacker culture would be viable beyond the academic domain as well. With the AI Lab as a successful showcase, perhaps the free and collaborative ethos could become a model for the nascent computer revolution.</w:t>
      </w:r>
    </w:p>
    <w:p w:rsidR="00000000" w:rsidDel="00000000" w:rsidP="00000000" w:rsidRDefault="00000000" w:rsidRPr="00000000" w14:paraId="00000021">
      <w:pPr>
        <w:spacing w:after="160"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Trouble in Paradise</w:t>
      </w:r>
    </w:p>
    <w:p w:rsidR="00000000" w:rsidDel="00000000" w:rsidP="00000000" w:rsidRDefault="00000000" w:rsidRPr="00000000" w14:paraId="00000022">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But i</w:t>
      </w:r>
      <w:r w:rsidDel="00000000" w:rsidR="00000000" w:rsidRPr="00000000">
        <w:rPr>
          <w:rFonts w:ascii="Calibri" w:cs="Calibri" w:eastAsia="Calibri" w:hAnsi="Calibri"/>
          <w:rtl w:val="0"/>
        </w:rPr>
        <w:t xml:space="preserve">t turned out that propagating hacker culture wouldn’t be so easy.</w:t>
      </w:r>
    </w:p>
    <w:p w:rsidR="00000000" w:rsidDel="00000000" w:rsidP="00000000" w:rsidRDefault="00000000" w:rsidRPr="00000000" w14:paraId="00000023">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Still working at the lab almost ten years later, Stallman noticed </w:t>
      </w:r>
      <w:r w:rsidDel="00000000" w:rsidR="00000000" w:rsidRPr="00000000">
        <w:rPr>
          <w:rFonts w:ascii="Calibri" w:cs="Calibri" w:eastAsia="Calibri" w:hAnsi="Calibri"/>
          <w:rtl w:val="0"/>
        </w:rPr>
        <w:t xml:space="preserve">that hacker culture was in fact starting to be pushed out of its original home</w:t>
      </w:r>
      <w:r w:rsidDel="00000000" w:rsidR="00000000" w:rsidRPr="00000000">
        <w:rPr>
          <w:rFonts w:ascii="Calibri" w:cs="Calibri" w:eastAsia="Calibri" w:hAnsi="Calibri"/>
          <w:rtl w:val="0"/>
        </w:rPr>
        <w:t xml:space="preserve">. People in and around the AI Lab were increasingly embracing passwords and—worse—copyright licenses. Meanwhile, MIT administrators wanted computer users to fill out forms before they could operate the machines, a practice that Stallman actively resisted.</w:t>
      </w:r>
      <w:r w:rsidDel="00000000" w:rsidR="00000000" w:rsidRPr="00000000">
        <w:rPr>
          <w:rFonts w:ascii="Calibri" w:cs="Calibri" w:eastAsia="Calibri" w:hAnsi="Calibri"/>
          <w:vertAlign w:val="superscript"/>
        </w:rPr>
        <w:footnoteReference w:customMarkFollows="0" w:id="4"/>
      </w:r>
      <w:r w:rsidDel="00000000" w:rsidR="00000000" w:rsidRPr="00000000">
        <w:rPr>
          <w:rtl w:val="0"/>
        </w:rPr>
      </w:r>
    </w:p>
    <w:p w:rsidR="00000000" w:rsidDel="00000000" w:rsidP="00000000" w:rsidRDefault="00000000" w:rsidRPr="00000000" w14:paraId="00000024">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And yet, these were minor issues compared to what was about to come.</w:t>
      </w:r>
    </w:p>
    <w:p w:rsidR="00000000" w:rsidDel="00000000" w:rsidP="00000000" w:rsidRDefault="00000000" w:rsidRPr="00000000" w14:paraId="00000025">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In 1979, Richard Greenblatt, one of the lab’s most respected hackers, and Russell Noftsker, a former lab administrator, wanted to take one of the AI Lab’s most prominent projects to market. They were to found a startup to sell special computers designed for LISP, the programming language for AI that had been in development at the research institute.</w:t>
      </w:r>
    </w:p>
    <w:p w:rsidR="00000000" w:rsidDel="00000000" w:rsidP="00000000" w:rsidRDefault="00000000" w:rsidRPr="00000000" w14:paraId="00000026">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But it soon became clear that Greenblatt and Noftsker had very different ideas for the startup. Greenblatt wanted to stay close in spirit to the AI Lab and its anarchist culture, which meant steering clear from investors and avoiding breaches of the hacker ethos as much as possible. Noftsker considered Greenblatt’s approach unrealistic, however. He envisioned a more traditional company, which would protect its products with software licenses and copyright.</w:t>
      </w:r>
    </w:p>
    <w:p w:rsidR="00000000" w:rsidDel="00000000" w:rsidP="00000000" w:rsidRDefault="00000000" w:rsidRPr="00000000" w14:paraId="00000027">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Greenblatt and Noftsker failed to reach a compromise, and decided to split up. Each of them would run their own company instead: Greenblatt’s LISP Machine Incorporated (LMI) and Noftsker’s Symbolics became competitors.</w:t>
      </w:r>
    </w:p>
    <w:p w:rsidR="00000000" w:rsidDel="00000000" w:rsidP="00000000" w:rsidRDefault="00000000" w:rsidRPr="00000000" w14:paraId="00000028">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Initially, LMI and Symbolics did share the code they produced at the AI Lab, and by extension, with each other. However, by early 1982, Symbolics broke with that three-way arrangement. Noftsker decided that the AI Lab could use Symbolics’s modified version of the LISP software, but LMI could no longer have it. It presented an ultimatum that forced every hacker at the lab to choose a side.</w:t>
      </w:r>
    </w:p>
    <w:p w:rsidR="00000000" w:rsidDel="00000000" w:rsidP="00000000" w:rsidRDefault="00000000" w:rsidRPr="00000000" w14:paraId="00000029">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Although Greenblatt, who’d done a lot of the work to realize the LISP project, possessed the brains and the knowledge, he had sparse resources.</w:t>
      </w:r>
      <w:r w:rsidDel="00000000" w:rsidR="00000000" w:rsidRPr="00000000">
        <w:rPr>
          <w:rFonts w:ascii="Calibri" w:cs="Calibri" w:eastAsia="Calibri" w:hAnsi="Calibri"/>
          <w:rtl w:val="0"/>
        </w:rPr>
        <w:t xml:space="preserve"> Symbolics’s business plan, meanwhile, had allowed Noftsker to secure investor funds. He proceeded to put these funds to work by hiring several of the AI Lab’s best hackers. And, to ensure that the newly recruited hackers would work for his startup exclusively, he banned all Symbolics employees from contributing to the AI Lab.</w:t>
      </w:r>
    </w:p>
    <w:p w:rsidR="00000000" w:rsidDel="00000000" w:rsidP="00000000" w:rsidRDefault="00000000" w:rsidRPr="00000000" w14:paraId="0000002A">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In one fell swoop, many of the lab’s top programmers were gone, and they took their work with them.</w:t>
      </w:r>
    </w:p>
    <w:p w:rsidR="00000000" w:rsidDel="00000000" w:rsidP="00000000" w:rsidRDefault="00000000" w:rsidRPr="00000000" w14:paraId="0000002B">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The AI Lab was effectively bought out. MIT’s oasis of free collaboration had finally clashed head-on with merciless corporate interests, as the hackers’ little utopia was stripped from its most valuable resources, leaving behind little more than a </w:t>
      </w:r>
      <w:r w:rsidDel="00000000" w:rsidR="00000000" w:rsidRPr="00000000">
        <w:rPr>
          <w:rFonts w:ascii="Calibri" w:cs="Calibri" w:eastAsia="Calibri" w:hAnsi="Calibri"/>
          <w:rtl w:val="0"/>
        </w:rPr>
        <w:t xml:space="preserve">hollowed-out remnant</w:t>
      </w:r>
      <w:r w:rsidDel="00000000" w:rsidR="00000000" w:rsidRPr="00000000">
        <w:rPr>
          <w:rFonts w:ascii="Calibri" w:cs="Calibri" w:eastAsia="Calibri" w:hAnsi="Calibri"/>
          <w:rtl w:val="0"/>
        </w:rPr>
        <w:t xml:space="preserve"> of the research center that had during a brief golden era served as a showcase for effective anarchism.</w:t>
      </w:r>
    </w:p>
    <w:p w:rsidR="00000000" w:rsidDel="00000000" w:rsidP="00000000" w:rsidRDefault="00000000" w:rsidRPr="00000000" w14:paraId="0000002C">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For Stallman, it represented the end of the lab.</w:t>
      </w:r>
    </w:p>
    <w:p w:rsidR="00000000" w:rsidDel="00000000" w:rsidP="00000000" w:rsidRDefault="00000000" w:rsidRPr="00000000" w14:paraId="0000002D">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As the heartbroken hacker summarized in a letter shortly after:</w:t>
      </w:r>
    </w:p>
    <w:p w:rsidR="00000000" w:rsidDel="00000000" w:rsidP="00000000" w:rsidRDefault="00000000" w:rsidRPr="00000000" w14:paraId="0000002E">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“The people remaining at the lab were the professors, students, and nonhacker researchers, who did not know how to maintain the system, or the hardware, or want to know. Machines began to break and never be fixed; sometimes they just got thrown out. Needed changes in software could not be made. The nonhackers reacted to this by tuning to commercial systems, bringing with them fascism and license agreements. I used to wander through the lab, through the rooms so empty at night where they used to be full and think, ‘Oh my poor AI lab! You are dying and I can’t save you.’ Everyone expected that if more hackers were trained, Symbolics would hire them away, so it didn’t even seem worth trying . . . the whole culture was wiped out . . .”</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2F">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Stallman had at one point dreamed of a future inspired by the free and collaborative hacker culture, but he now believed that he was witnessing its dying breaths instead.</w:t>
      </w:r>
      <w:r w:rsidDel="00000000" w:rsidR="00000000" w:rsidRPr="00000000">
        <w:rPr>
          <w:rtl w:val="0"/>
        </w:rPr>
      </w:r>
    </w:p>
    <w:p w:rsidR="00000000" w:rsidDel="00000000" w:rsidP="00000000" w:rsidRDefault="00000000" w:rsidRPr="00000000" w14:paraId="00000030">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“I’m the last survivor of a dead culture,” Stallman bemoaned with a sense of drama. “And I don’t really belong in the world anymore. And in some ways I feel I ought to be dead.”</w:t>
      </w:r>
      <w:r w:rsidDel="00000000" w:rsidR="00000000" w:rsidRPr="00000000">
        <w:rPr>
          <w:rFonts w:ascii="Calibri" w:cs="Calibri" w:eastAsia="Calibri" w:hAnsi="Calibri"/>
          <w:vertAlign w:val="superscript"/>
        </w:rPr>
        <w:footnoteReference w:customMarkFollows="0" w:id="6"/>
      </w:r>
      <w:r w:rsidDel="00000000" w:rsidR="00000000" w:rsidRPr="00000000">
        <w:rPr>
          <w:rtl w:val="0"/>
        </w:rPr>
      </w:r>
    </w:p>
    <w:p w:rsidR="00000000" w:rsidDel="00000000" w:rsidP="00000000" w:rsidRDefault="00000000" w:rsidRPr="00000000" w14:paraId="00000031">
      <w:pPr>
        <w:spacing w:after="160"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Free Software</w:t>
      </w:r>
    </w:p>
    <w:p w:rsidR="00000000" w:rsidDel="00000000" w:rsidP="00000000" w:rsidRDefault="00000000" w:rsidRPr="00000000" w14:paraId="00000032">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Yet, Stallman was not quite ready to give up.</w:t>
      </w:r>
    </w:p>
    <w:p w:rsidR="00000000" w:rsidDel="00000000" w:rsidP="00000000" w:rsidRDefault="00000000" w:rsidRPr="00000000" w14:paraId="00000033">
      <w:pPr>
        <w:spacing w:after="160" w:before="200" w:lineRule="auto"/>
        <w:rPr>
          <w:rFonts w:ascii="Calibri" w:cs="Calibri" w:eastAsia="Calibri" w:hAnsi="Calibri"/>
        </w:rPr>
      </w:pPr>
      <w:r w:rsidDel="00000000" w:rsidR="00000000" w:rsidRPr="00000000">
        <w:rPr>
          <w:rFonts w:ascii="Calibri" w:cs="Calibri" w:eastAsia="Calibri" w:hAnsi="Calibri"/>
          <w:rtl w:val="0"/>
        </w:rPr>
        <w:t xml:space="preserve">Mostly blaming Noftsker for the demise of the AI Lab, the hacker initially committed to reimplementing all of Symbolics’s software upgrades. He kept up with their documentation of new features, then wrote code that offered the same features, basically single-handedly redoing the work of the startup’s six developers. He shared this code with LMI, offering Greenblatt’s startup a fighting chance against Symbolics, and kept this up long enough for Greenblatt to hire new programmers and get his company back in shape.</w:t>
      </w:r>
      <w:r w:rsidDel="00000000" w:rsidR="00000000" w:rsidRPr="00000000">
        <w:rPr>
          <w:rFonts w:ascii="Calibri" w:cs="Calibri" w:eastAsia="Calibri" w:hAnsi="Calibri"/>
          <w:vertAlign w:val="superscript"/>
        </w:rPr>
        <w:footnoteReference w:customMarkFollows="0" w:id="7"/>
      </w:r>
      <w:r w:rsidDel="00000000" w:rsidR="00000000" w:rsidRPr="00000000">
        <w:rPr>
          <w:rtl w:val="0"/>
        </w:rPr>
      </w:r>
    </w:p>
    <w:p w:rsidR="00000000" w:rsidDel="00000000" w:rsidP="00000000" w:rsidRDefault="00000000" w:rsidRPr="00000000" w14:paraId="00000034">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Then, Stallman decided it was time for a fresh start. He had convinced himself that hacker culture could still change the world, but concluded that a new plan was needed: “an ambitious project that strikes at the root of the way that the commercial, hostile way of life is maintained.”</w:t>
      </w:r>
      <w:r w:rsidDel="00000000" w:rsidR="00000000" w:rsidRPr="00000000">
        <w:rPr>
          <w:rFonts w:ascii="Calibri" w:cs="Calibri" w:eastAsia="Calibri" w:hAnsi="Calibri"/>
          <w:vertAlign w:val="superscript"/>
        </w:rPr>
        <w:footnoteReference w:customMarkFollows="0" w:id="8"/>
      </w:r>
      <w:r w:rsidDel="00000000" w:rsidR="00000000" w:rsidRPr="00000000">
        <w:rPr>
          <w:rtl w:val="0"/>
        </w:rPr>
      </w:r>
    </w:p>
    <w:p w:rsidR="00000000" w:rsidDel="00000000" w:rsidP="00000000" w:rsidRDefault="00000000" w:rsidRPr="00000000" w14:paraId="00000035">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Specifically, Stallman wanted to reverse the general trend towards </w:t>
      </w:r>
      <w:r w:rsidDel="00000000" w:rsidR="00000000" w:rsidRPr="00000000">
        <w:rPr>
          <w:rFonts w:ascii="Calibri" w:cs="Calibri" w:eastAsia="Calibri" w:hAnsi="Calibri"/>
          <w:i w:val="1"/>
          <w:iCs w:val="1"/>
          <w:rtl w:val="0"/>
        </w:rPr>
        <w:t xml:space="preserve">proprietary software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software restricted by licenses and copyright, which was by the 1980s becoming increasingly widespread. In line with the hacker ethos, Stallman believed that a computer program offered the maximum benefit if people could help improve it. And as computers had made copying information virtually free, preventing software from being shared “sabotages humanity as a whole,” the hacker argued.</w:t>
      </w:r>
      <w:r w:rsidDel="00000000" w:rsidR="00000000" w:rsidRPr="00000000">
        <w:rPr>
          <w:rFonts w:ascii="Calibri" w:cs="Calibri" w:eastAsia="Calibri" w:hAnsi="Calibri"/>
          <w:vertAlign w:val="superscript"/>
        </w:rPr>
        <w:footnoteReference w:customMarkFollows="0" w:id="9"/>
      </w:r>
      <w:r w:rsidDel="00000000" w:rsidR="00000000" w:rsidRPr="00000000">
        <w:rPr>
          <w:rtl w:val="0"/>
        </w:rPr>
      </w:r>
    </w:p>
    <w:p w:rsidR="00000000" w:rsidDel="00000000" w:rsidP="00000000" w:rsidRDefault="00000000" w:rsidRPr="00000000" w14:paraId="00000036">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Even worse, proprietary software typically cannot be inspected. If people do not have access to the human-readable source code of the software they run on their computers, they can’t be sure what their own machine is actually doing. A program may be malicious, and for example restrict, censor, spy on, or otherwise abuse its user.</w:t>
      </w:r>
      <w:r w:rsidDel="00000000" w:rsidR="00000000" w:rsidRPr="00000000">
        <w:rPr>
          <w:rFonts w:ascii="Calibri" w:cs="Calibri" w:eastAsia="Calibri" w:hAnsi="Calibri"/>
          <w:vertAlign w:val="superscript"/>
        </w:rPr>
        <w:footnoteReference w:customMarkFollows="0" w:id="10"/>
      </w:r>
      <w:r w:rsidDel="00000000" w:rsidR="00000000" w:rsidRPr="00000000">
        <w:rPr>
          <w:rtl w:val="0"/>
        </w:rPr>
      </w:r>
    </w:p>
    <w:p w:rsidR="00000000" w:rsidDel="00000000" w:rsidP="00000000" w:rsidRDefault="00000000" w:rsidRPr="00000000" w14:paraId="00000037">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Stallman believed that running proprietary software essentially meant surrendering control to whoever developed it.</w:t>
      </w:r>
      <w:r w:rsidDel="00000000" w:rsidR="00000000" w:rsidRPr="00000000">
        <w:rPr>
          <w:rFonts w:ascii="Calibri" w:cs="Calibri" w:eastAsia="Calibri" w:hAnsi="Calibri"/>
          <w:vertAlign w:val="superscript"/>
        </w:rPr>
        <w:footnoteReference w:customMarkFollows="0" w:id="11"/>
      </w:r>
      <w:r w:rsidDel="00000000" w:rsidR="00000000" w:rsidRPr="00000000">
        <w:rPr>
          <w:rtl w:val="0"/>
        </w:rPr>
      </w:r>
    </w:p>
    <w:p w:rsidR="00000000" w:rsidDel="00000000" w:rsidP="00000000" w:rsidRDefault="00000000" w:rsidRPr="00000000" w14:paraId="00000038">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“If the users don't control the program, the program controls the users,” he reasoned. “With proprietary software, there is always some entity, the ‘owner’ of the program, that controls the program—and through it, exercises power over its users.”</w:t>
      </w:r>
      <w:r w:rsidDel="00000000" w:rsidR="00000000" w:rsidRPr="00000000">
        <w:rPr>
          <w:rFonts w:ascii="Calibri" w:cs="Calibri" w:eastAsia="Calibri" w:hAnsi="Calibri"/>
          <w:vertAlign w:val="superscript"/>
        </w:rPr>
        <w:footnoteReference w:customMarkFollows="0" w:id="12"/>
      </w:r>
      <w:r w:rsidDel="00000000" w:rsidR="00000000" w:rsidRPr="00000000">
        <w:rPr>
          <w:rtl w:val="0"/>
        </w:rPr>
      </w:r>
    </w:p>
    <w:p w:rsidR="00000000" w:rsidDel="00000000" w:rsidP="00000000" w:rsidRDefault="00000000" w:rsidRPr="00000000" w14:paraId="00000039">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Stallman instead wanted computers to be tools of empowerment and freedom. He believed that users should at all times be in control of their own machines.</w:t>
      </w:r>
    </w:p>
    <w:p w:rsidR="00000000" w:rsidDel="00000000" w:rsidP="00000000" w:rsidRDefault="00000000" w:rsidRPr="00000000" w14:paraId="0000003A">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To help realize this, he developed a philosophy that required any computer program to offer four essential freedoms:</w:t>
      </w:r>
      <w:r w:rsidDel="00000000" w:rsidR="00000000" w:rsidRPr="00000000">
        <w:rPr>
          <w:rFonts w:ascii="Calibri" w:cs="Calibri" w:eastAsia="Calibri" w:hAnsi="Calibri"/>
          <w:vertAlign w:val="superscript"/>
        </w:rPr>
        <w:footnoteReference w:customMarkFollows="0" w:id="13"/>
      </w:r>
      <w:r w:rsidDel="00000000" w:rsidR="00000000" w:rsidRPr="00000000">
        <w:rPr>
          <w:rtl w:val="0"/>
        </w:rPr>
      </w:r>
    </w:p>
    <w:p w:rsidR="00000000" w:rsidDel="00000000" w:rsidP="00000000" w:rsidRDefault="00000000" w:rsidRPr="00000000" w14:paraId="0000003B">
      <w:pPr>
        <w:numPr>
          <w:ilvl w:val="0"/>
          <w:numId w:val="1"/>
        </w:numPr>
        <w:spacing w:after="200" w:before="20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The freedom to run the program as you wish, for any purpose (freedom 0).</w:t>
      </w:r>
      <w:r w:rsidDel="00000000" w:rsidR="00000000" w:rsidRPr="00000000">
        <w:rPr>
          <w:rFonts w:ascii="Calibri" w:cs="Calibri" w:eastAsia="Calibri" w:hAnsi="Calibri"/>
          <w:vertAlign w:val="superscript"/>
        </w:rPr>
        <w:footnoteReference w:customMarkFollows="0" w:id="14"/>
      </w:r>
      <w:r w:rsidDel="00000000" w:rsidR="00000000" w:rsidRPr="00000000">
        <w:rPr>
          <w:rtl w:val="0"/>
        </w:rPr>
      </w:r>
    </w:p>
    <w:p w:rsidR="00000000" w:rsidDel="00000000" w:rsidP="00000000" w:rsidRDefault="00000000" w:rsidRPr="00000000" w14:paraId="0000003C">
      <w:pPr>
        <w:numPr>
          <w:ilvl w:val="0"/>
          <w:numId w:val="1"/>
        </w:numPr>
        <w:spacing w:after="200" w:before="20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The freedom to study how the program works, and change it so it does your computing as you wish (freedom 1). Access to the source code is a precondition for this.</w:t>
      </w:r>
    </w:p>
    <w:p w:rsidR="00000000" w:rsidDel="00000000" w:rsidP="00000000" w:rsidRDefault="00000000" w:rsidRPr="00000000" w14:paraId="0000003D">
      <w:pPr>
        <w:numPr>
          <w:ilvl w:val="0"/>
          <w:numId w:val="1"/>
        </w:numPr>
        <w:spacing w:after="200" w:before="20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The freedom to redistribute copies so you can help others (freedom 2).</w:t>
      </w:r>
    </w:p>
    <w:p w:rsidR="00000000" w:rsidDel="00000000" w:rsidP="00000000" w:rsidRDefault="00000000" w:rsidRPr="00000000" w14:paraId="0000003E">
      <w:pPr>
        <w:numPr>
          <w:ilvl w:val="0"/>
          <w:numId w:val="1"/>
        </w:numPr>
        <w:spacing w:after="200" w:before="20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The freedom to distribute copies of your modified versions to others (freedom 3). By doing this you can give the whole community a chance to benefit from your changes. Access to the source code is a precondition for this.</w:t>
      </w:r>
    </w:p>
    <w:p w:rsidR="00000000" w:rsidDel="00000000" w:rsidP="00000000" w:rsidRDefault="00000000" w:rsidRPr="00000000" w14:paraId="0000003F">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Or in short, users (roughly) needed to have “the freedom to run, copy, distribute, study, change and improve the software.”</w:t>
      </w:r>
      <w:r w:rsidDel="00000000" w:rsidR="00000000" w:rsidRPr="00000000">
        <w:rPr>
          <w:rFonts w:ascii="Calibri" w:cs="Calibri" w:eastAsia="Calibri" w:hAnsi="Calibri"/>
          <w:vertAlign w:val="superscript"/>
        </w:rPr>
        <w:footnoteReference w:customMarkFollows="0" w:id="15"/>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This requires that the human readable source code of a program is published, and that it isn't subject to restrictive copyright licenses.</w:t>
      </w:r>
      <w:r w:rsidDel="00000000" w:rsidR="00000000" w:rsidRPr="00000000">
        <w:rPr>
          <w:rFonts w:ascii="Calibri" w:cs="Calibri" w:eastAsia="Calibri" w:hAnsi="Calibri"/>
          <w:rtl w:val="0"/>
        </w:rPr>
        <w:t xml:space="preserve"> Stallman would classify software that offered all four essential freedoms as </w:t>
      </w:r>
      <w:r w:rsidDel="00000000" w:rsidR="00000000" w:rsidRPr="00000000">
        <w:rPr>
          <w:rFonts w:ascii="Calibri" w:cs="Calibri" w:eastAsia="Calibri" w:hAnsi="Calibri"/>
          <w:i w:val="1"/>
          <w:iCs w:val="1"/>
          <w:rtl w:val="0"/>
        </w:rPr>
        <w:t xml:space="preserve">free software</w:t>
      </w:r>
      <w:r w:rsidDel="00000000" w:rsidR="00000000" w:rsidRPr="00000000">
        <w:rPr>
          <w:rFonts w:ascii="Calibri" w:cs="Calibri" w:eastAsia="Calibri" w:hAnsi="Calibri"/>
          <w:rtl w:val="0"/>
        </w:rPr>
        <w:t xml:space="preserve">. (With “free” as in “freedom,” the hacker liked to emphasize—not as in “free beer.”)</w:t>
      </w:r>
    </w:p>
    <w:p w:rsidR="00000000" w:rsidDel="00000000" w:rsidP="00000000" w:rsidRDefault="00000000" w:rsidRPr="00000000" w14:paraId="00000040">
      <w:pPr>
        <w:spacing w:after="200"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GNU</w:t>
      </w:r>
    </w:p>
    <w:p w:rsidR="00000000" w:rsidDel="00000000" w:rsidP="00000000" w:rsidRDefault="00000000" w:rsidRPr="00000000" w14:paraId="00000041">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To really fulfill the promise of free software, Stallman understood that each program on a computer needed to offer the prerequisite freedoms. This included—first and foremost—the operating system. A text editor adhering to the four freedoms cannot secretly spy on its user, but if the operating system the text editor runs on isn’t free software as well, there’s no telling if the operating system is spying instead.</w:t>
      </w:r>
      <w:r w:rsidDel="00000000" w:rsidR="00000000" w:rsidRPr="00000000">
        <w:rPr>
          <w:rtl w:val="0"/>
        </w:rPr>
      </w:r>
    </w:p>
    <w:p w:rsidR="00000000" w:rsidDel="00000000" w:rsidP="00000000" w:rsidRDefault="00000000" w:rsidRPr="00000000" w14:paraId="00000042">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This is why Stallman in 1983 announced his incredibly ambitious project to offer an alternative to the popular Unix operating system. Where Unix was proprietary software, Stallman’s operating system consisted entirely of free software. Fittingly, he named the project GNU: GNU’s Not Unix! (Indeed, a recursive acronym.)</w:t>
      </w:r>
      <w:r w:rsidDel="00000000" w:rsidR="00000000" w:rsidRPr="00000000">
        <w:rPr>
          <w:rFonts w:ascii="Calibri" w:cs="Calibri" w:eastAsia="Calibri" w:hAnsi="Calibri"/>
          <w:vertAlign w:val="superscript"/>
        </w:rPr>
        <w:footnoteReference w:customMarkFollows="0" w:id="16"/>
      </w:r>
      <w:r w:rsidDel="00000000" w:rsidR="00000000" w:rsidRPr="00000000">
        <w:rPr>
          <w:rtl w:val="0"/>
        </w:rPr>
      </w:r>
    </w:p>
    <w:p w:rsidR="00000000" w:rsidDel="00000000" w:rsidP="00000000" w:rsidRDefault="00000000" w:rsidRPr="00000000" w14:paraId="00000043">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Embodying the hacker ethos, GNU represented a rejection of proprietary software altogether.</w:t>
      </w:r>
    </w:p>
    <w:p w:rsidR="00000000" w:rsidDel="00000000" w:rsidP="00000000" w:rsidRDefault="00000000" w:rsidRPr="00000000" w14:paraId="00000044">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“I have found many other programmers who are excited about GNU and want to help,” Stallman wrote in the GNU Manifesto that he released after the announcement, in which he outlined the purpose and state of the project. “Many programmers are unhappy about the commercialization of system software. It may enable them to make more money, but it requires them to feel in conflict with other programmers in general rather than feel as comrades. [. . .] GNU serves as an example to inspire and a banner to rally others to join us in sharing.”</w:t>
      </w:r>
      <w:r w:rsidDel="00000000" w:rsidR="00000000" w:rsidRPr="00000000">
        <w:rPr>
          <w:rFonts w:ascii="Calibri" w:cs="Calibri" w:eastAsia="Calibri" w:hAnsi="Calibri"/>
          <w:vertAlign w:val="superscript"/>
        </w:rPr>
        <w:footnoteReference w:customMarkFollows="0" w:id="17"/>
      </w:r>
      <w:r w:rsidDel="00000000" w:rsidR="00000000" w:rsidRPr="00000000">
        <w:rPr>
          <w:rtl w:val="0"/>
        </w:rPr>
      </w:r>
    </w:p>
    <w:p w:rsidR="00000000" w:rsidDel="00000000" w:rsidP="00000000" w:rsidRDefault="00000000" w:rsidRPr="00000000" w14:paraId="00000045">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Indeed, more than just a piece of software, GNU marked the founding of a new social movement: the free software movement.</w:t>
      </w:r>
    </w:p>
    <w:p w:rsidR="00000000" w:rsidDel="00000000" w:rsidP="00000000" w:rsidRDefault="00000000" w:rsidRPr="00000000" w14:paraId="00000046">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To support the movement, Stallman in 1985 also founded the nonprofit Free Software Foundation. The foundation would advocate for free software, and raise money to fund free software projects. Additionally, the Free Software Foundation led the introduction of special free software licenses under the new “copyleft” umbrella, designed to encourage free software.</w:t>
      </w:r>
    </w:p>
    <w:p w:rsidR="00000000" w:rsidDel="00000000" w:rsidP="00000000" w:rsidRDefault="00000000" w:rsidRPr="00000000" w14:paraId="00000047">
      <w:pPr>
        <w:spacing w:after="200" w:lineRule="auto"/>
        <w:rPr>
          <w:rFonts w:ascii="Calibri" w:cs="Calibri" w:eastAsia="Calibri" w:hAnsi="Calibri"/>
        </w:rPr>
      </w:pPr>
      <w:r w:rsidDel="00000000" w:rsidR="00000000" w:rsidRPr="00000000">
        <w:rPr>
          <w:rFonts w:ascii="Calibri" w:cs="Calibri" w:eastAsia="Calibri" w:hAnsi="Calibri"/>
          <w:rtl w:val="0"/>
        </w:rPr>
        <w:t xml:space="preserve">This included, most notably, the GNU General Public License: a license that grants the right to distribute and modify source code as long as this is done under equally free conditions. In other words, other free software developers could integrate free software released under this license in their own project in any way they’d please, but proprietary software developers could not.</w:t>
      </w:r>
    </w:p>
    <w:p w:rsidR="00000000" w:rsidDel="00000000" w:rsidP="00000000" w:rsidRDefault="00000000" w:rsidRPr="00000000" w14:paraId="00000048">
      <w:pPr>
        <w:spacing w:after="200" w:lineRule="auto"/>
        <w:rPr>
          <w:rFonts w:ascii="Calibri" w:cs="Calibri" w:eastAsia="Calibri" w:hAnsi="Calibri"/>
        </w:rPr>
      </w:pPr>
      <w:r w:rsidDel="00000000" w:rsidR="00000000" w:rsidRPr="00000000">
        <w:rPr>
          <w:rFonts w:ascii="Calibri" w:cs="Calibri" w:eastAsia="Calibri" w:hAnsi="Calibri"/>
          <w:rtl w:val="0"/>
        </w:rPr>
        <w:t xml:space="preserve">With the GNU project underway and the new licenses in play, free software was about to become a force to be reckoned with.</w:t>
      </w:r>
    </w:p>
    <w:p w:rsidR="00000000" w:rsidDel="00000000" w:rsidP="00000000" w:rsidRDefault="00000000" w:rsidRPr="00000000" w14:paraId="00000049">
      <w:pPr>
        <w:spacing w:after="200"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Cathedral and the Bazaar</w:t>
      </w:r>
    </w:p>
    <w:p w:rsidR="00000000" w:rsidDel="00000000" w:rsidP="00000000" w:rsidRDefault="00000000" w:rsidRPr="00000000" w14:paraId="0000004A">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Free software projects were traditionally carried out by </w:t>
      </w:r>
      <w:r w:rsidDel="00000000" w:rsidR="00000000" w:rsidRPr="00000000">
        <w:rPr>
          <w:rFonts w:ascii="Calibri" w:cs="Calibri" w:eastAsia="Calibri" w:hAnsi="Calibri"/>
          <w:rtl w:val="0"/>
        </w:rPr>
        <w:t xml:space="preserve">small pockets</w:t>
      </w:r>
      <w:r w:rsidDel="00000000" w:rsidR="00000000" w:rsidRPr="00000000">
        <w:rPr>
          <w:rFonts w:ascii="Calibri" w:cs="Calibri" w:eastAsia="Calibri" w:hAnsi="Calibri"/>
          <w:rtl w:val="0"/>
        </w:rPr>
        <w:t xml:space="preserve"> of developers working from dedicated tech hubs, like MIT’s AI Lab. But as he started working on GNU, Stallman invited other developers to help develop his project as well. Leveraging the nascent internet, hackers could even contribute code from all around the world.</w:t>
      </w:r>
    </w:p>
    <w:p w:rsidR="00000000" w:rsidDel="00000000" w:rsidP="00000000" w:rsidRDefault="00000000" w:rsidRPr="00000000" w14:paraId="0000004B">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Even though Stallman typically did not offer contributors any financial compensation for their work, many developers were willing to help make GNU a reality regardless.</w:t>
      </w:r>
      <w:r w:rsidDel="00000000" w:rsidR="00000000" w:rsidRPr="00000000">
        <w:rPr>
          <w:rFonts w:ascii="Calibri" w:cs="Calibri" w:eastAsia="Calibri" w:hAnsi="Calibri"/>
          <w:rtl w:val="0"/>
        </w:rPr>
        <w:t xml:space="preserve"> Maybe some of them hoped to earn respect or status from their programmer peers by contributing, as had always been a factor within the hacker community. Others may have contributed because they wanted to use GNU themselves. Yet others may have found the challenge inherently interesting enough to be a part of it. And, perhaps, some just wanted to make the world a better place, and saw this project as a means to that end.</w:t>
      </w:r>
      <w:r w:rsidDel="00000000" w:rsidR="00000000" w:rsidRPr="00000000">
        <w:rPr>
          <w:rtl w:val="0"/>
        </w:rPr>
      </w:r>
    </w:p>
    <w:p w:rsidR="00000000" w:rsidDel="00000000" w:rsidP="00000000" w:rsidRDefault="00000000" w:rsidRPr="00000000" w14:paraId="0000004C">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Whatever their reasons were, they were contributing. What’s more, their contributions were valuable. These volunteer programmers were, somewhat remarkably, producing high-quality code, which allowed Stallman to complete many of the separate parts of the GNU operating system a few years later—a momentous feat. </w:t>
      </w:r>
    </w:p>
    <w:p w:rsidR="00000000" w:rsidDel="00000000" w:rsidP="00000000" w:rsidRDefault="00000000" w:rsidRPr="00000000" w14:paraId="0000004D">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It was at this point that Finnish software engineer Linus Torvalds gladly used the freedom offered by the GNU General Public License. Taking much of Stallman’s GNU code but adding his own kernel (a program at the core of a computer’s operating system), in 1992 Torvalds released </w:t>
      </w:r>
      <w:r w:rsidDel="00000000" w:rsidR="00000000" w:rsidRPr="00000000">
        <w:rPr>
          <w:rFonts w:ascii="Calibri" w:cs="Calibri" w:eastAsia="Calibri" w:hAnsi="Calibri"/>
          <w:i w:val="1"/>
          <w:iCs w:val="1"/>
          <w:rtl w:val="0"/>
        </w:rPr>
        <w:t xml:space="preserve">Linux.</w:t>
      </w:r>
      <w:r w:rsidDel="00000000" w:rsidR="00000000" w:rsidRPr="00000000">
        <w:rPr>
          <w:rFonts w:ascii="Calibri" w:cs="Calibri" w:eastAsia="Calibri" w:hAnsi="Calibri"/>
          <w:vertAlign w:val="superscript"/>
        </w:rPr>
        <w:footnoteReference w:customMarkFollows="0" w:id="18"/>
      </w:r>
      <w:r w:rsidDel="00000000" w:rsidR="00000000" w:rsidRPr="00000000">
        <w:rPr>
          <w:rFonts w:ascii="Calibri" w:cs="Calibri" w:eastAsia="Calibri" w:hAnsi="Calibri"/>
          <w:rtl w:val="0"/>
        </w:rPr>
        <w:t xml:space="preserve"> It represented the first fully functional operating system consisting entirely of free software</w:t>
      </w:r>
      <w:r w:rsidDel="00000000" w:rsidR="00000000" w:rsidRPr="00000000">
        <w:rPr>
          <w:rFonts w:ascii="Calibri" w:cs="Calibri" w:eastAsia="Calibri" w:hAnsi="Calibri"/>
          <w:rtl w:val="0"/>
        </w:rPr>
        <w:t xml:space="preserve">.</w:t>
      </w:r>
    </w:p>
    <w:p w:rsidR="00000000" w:rsidDel="00000000" w:rsidP="00000000" w:rsidRDefault="00000000" w:rsidRPr="00000000" w14:paraId="0000004E">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But Torvalds’s main innovation arguably wasn’t the Linux kernel itself. It was how he produced it. Over the years, the software engineer developed a process explicitly designed to collaborate over the internet.</w:t>
      </w:r>
    </w:p>
    <w:p w:rsidR="00000000" w:rsidDel="00000000" w:rsidP="00000000" w:rsidRDefault="00000000" w:rsidRPr="00000000" w14:paraId="0000004F">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As explored in depth by Linux contributor Eric S. </w:t>
      </w:r>
      <w:r w:rsidDel="00000000" w:rsidR="00000000" w:rsidRPr="00000000">
        <w:rPr>
          <w:rFonts w:ascii="Calibri" w:cs="Calibri" w:eastAsia="Calibri" w:hAnsi="Calibri"/>
          <w:rtl w:val="0"/>
        </w:rPr>
        <w:t xml:space="preserve">Raymond </w:t>
      </w: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rtl w:val="0"/>
        </w:rPr>
        <w:t xml:space="preserve">n</w:t>
      </w:r>
      <w:r w:rsidDel="00000000" w:rsidR="00000000" w:rsidRPr="00000000">
        <w:rPr>
          <w:rFonts w:ascii="Calibri" w:cs="Calibri" w:eastAsia="Calibri" w:hAnsi="Calibri"/>
          <w:rtl w:val="0"/>
        </w:rPr>
        <w:t xml:space="preserve"> his 1997 essay “The Cathedral &amp; The Bazaar” and (later) book with the same name,</w:t>
      </w:r>
      <w:r w:rsidDel="00000000" w:rsidR="00000000" w:rsidRPr="00000000">
        <w:rPr>
          <w:rFonts w:ascii="Calibri" w:cs="Calibri" w:eastAsia="Calibri" w:hAnsi="Calibri"/>
          <w:rtl w:val="0"/>
        </w:rPr>
        <w:t xml:space="preserve"> the biggest adjustment Torvalds made pertained to the project’s approach to security.</w:t>
      </w:r>
    </w:p>
    <w:p w:rsidR="00000000" w:rsidDel="00000000" w:rsidP="00000000" w:rsidRDefault="00000000" w:rsidRPr="00000000" w14:paraId="00000050">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Until then, free software developers had considered bugs and other vulnerabilities to be great risks that should be taken care of by dedicated experts who meticulously reviewed their software, including—perhaps most importantly—the code they received from outside contributors. They would only release the code once they were confident it was safe to use. Raymond dubbed this top-down approach the “cathedral” model.</w:t>
      </w:r>
    </w:p>
    <w:p w:rsidR="00000000" w:rsidDel="00000000" w:rsidP="00000000" w:rsidRDefault="00000000" w:rsidRPr="00000000" w14:paraId="00000051">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Torvalds instead adopted what Raymond referred to as the “bazaar” model. This model used a more flexible process to integrate contributions, which also allowed developers to more directly upload their changes into different versions of the software. Other contributors could then download this software, test it, and potentially adopt the changes into their own versions.</w:t>
      </w:r>
    </w:p>
    <w:p w:rsidR="00000000" w:rsidDel="00000000" w:rsidP="00000000" w:rsidRDefault="00000000" w:rsidRPr="00000000" w14:paraId="00000052">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This could lead to versions of the software with more bugs than the software of their cathedral counterparts. However, with the development process happening out in the open, other contributors also tended to more quickly catch these mistakes, and fix them. If needed, the fix was immediately included in a new release; under the bazaar model, software updates happen faster and more frequently.</w:t>
      </w:r>
    </w:p>
    <w:p w:rsidR="00000000" w:rsidDel="00000000" w:rsidP="00000000" w:rsidRDefault="00000000" w:rsidRPr="00000000" w14:paraId="00000053">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“Given a large enough beta-tester and co-developer base, almost every problem will be characterized quickly and the fix obvious to someone,” Raymond wrote in his essay, summing up one of the key lessons he’d learned over the years. “Or, less formally, ‘Given enough eyeballs, all bugs are shallow.’”</w:t>
      </w:r>
      <w:r w:rsidDel="00000000" w:rsidR="00000000" w:rsidRPr="00000000">
        <w:rPr>
          <w:rFonts w:ascii="Calibri" w:cs="Calibri" w:eastAsia="Calibri" w:hAnsi="Calibri"/>
          <w:vertAlign w:val="superscript"/>
        </w:rPr>
        <w:footnoteReference w:customMarkFollows="0" w:id="19"/>
      </w:r>
      <w:r w:rsidDel="00000000" w:rsidR="00000000" w:rsidRPr="00000000">
        <w:rPr>
          <w:rtl w:val="0"/>
        </w:rPr>
      </w:r>
    </w:p>
    <w:p w:rsidR="00000000" w:rsidDel="00000000" w:rsidP="00000000" w:rsidRDefault="00000000" w:rsidRPr="00000000" w14:paraId="00000054">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He dubbed the adage </w:t>
      </w:r>
      <w:r w:rsidDel="00000000" w:rsidR="00000000" w:rsidRPr="00000000">
        <w:rPr>
          <w:rFonts w:ascii="Calibri" w:cs="Calibri" w:eastAsia="Calibri" w:hAnsi="Calibri"/>
          <w:i w:val="1"/>
          <w:iCs w:val="1"/>
          <w:rtl w:val="0"/>
        </w:rPr>
        <w:t xml:space="preserve">Linus’s Law</w:t>
      </w:r>
      <w:r w:rsidDel="00000000" w:rsidR="00000000" w:rsidRPr="00000000">
        <w:rPr>
          <w:rFonts w:ascii="Calibri" w:cs="Calibri" w:eastAsia="Calibri" w:hAnsi="Calibri"/>
          <w:rtl w:val="0"/>
        </w:rPr>
        <w:t xml:space="preserve">.</w:t>
      </w:r>
    </w:p>
    <w:p w:rsidR="00000000" w:rsidDel="00000000" w:rsidP="00000000" w:rsidRDefault="00000000" w:rsidRPr="00000000" w14:paraId="00000055">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Interestingly, Raymond believed that this development model could offer benefits even to businesses and people that did not share Stallman’s concerns about proprietary software, but just wanted high-quality code at low cost. He suspected, however, that many of them (businesses, in particular) were hesitant to use free software exactly because they were put off by the ideological narrative around it. To de-emphasize Stallman’s original motivations and focus more on the pragmatic benefits, Raymond therefore in the late 1990s led the effort to rebrand free software as “open source software.”</w:t>
      </w:r>
    </w:p>
    <w:p w:rsidR="00000000" w:rsidDel="00000000" w:rsidP="00000000" w:rsidRDefault="00000000" w:rsidRPr="00000000" w14:paraId="00000056">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Stallman himself was not on board with the rebrand, however. For him, freedom was the point, and speaking of “open source” diluted that message.</w:t>
      </w:r>
    </w:p>
    <w:p w:rsidR="00000000" w:rsidDel="00000000" w:rsidP="00000000" w:rsidRDefault="00000000" w:rsidRPr="00000000" w14:paraId="00000057">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Today, the terms “free software” and “open source software” in almost all cases refer to the same practical concept, but the difference in terminology continues to represent the philosophical rift. The term “free and open source software” (FOSS) is used to explicitly include both sides of the schism.</w:t>
      </w:r>
      <w:r w:rsidDel="00000000" w:rsidR="00000000" w:rsidRPr="00000000">
        <w:rPr>
          <w:rFonts w:ascii="Calibri" w:cs="Calibri" w:eastAsia="Calibri" w:hAnsi="Calibri"/>
          <w:vertAlign w:val="superscript"/>
        </w:rPr>
        <w:footnoteReference w:customMarkFollows="0" w:id="20"/>
      </w:r>
      <w:r w:rsidDel="00000000" w:rsidR="00000000" w:rsidRPr="00000000">
        <w:rPr>
          <w:rtl w:val="0"/>
        </w:rPr>
      </w:r>
    </w:p>
    <w:p w:rsidR="00000000" w:rsidDel="00000000" w:rsidP="00000000" w:rsidRDefault="00000000" w:rsidRPr="00000000" w14:paraId="00000058">
      <w:pPr>
        <w:spacing w:after="200" w:before="200" w:lineRule="auto"/>
        <w:rPr>
          <w:rFonts w:ascii="Calibri" w:cs="Calibri" w:eastAsia="Calibri" w:hAnsi="Calibri"/>
        </w:rPr>
      </w:pPr>
      <w:r w:rsidDel="00000000" w:rsidR="00000000" w:rsidRPr="00000000">
        <w:rPr>
          <w:rFonts w:ascii="Calibri" w:cs="Calibri" w:eastAsia="Calibri" w:hAnsi="Calibri"/>
          <w:b w:val="1"/>
          <w:bCs w:val="1"/>
          <w:rtl w:val="0"/>
        </w:rPr>
        <w:t xml:space="preserve">Common Understanding</w:t>
      </w:r>
      <w:r w:rsidDel="00000000" w:rsidR="00000000" w:rsidRPr="00000000">
        <w:rPr>
          <w:rtl w:val="0"/>
        </w:rPr>
      </w:r>
    </w:p>
    <w:p w:rsidR="00000000" w:rsidDel="00000000" w:rsidP="00000000" w:rsidRDefault="00000000" w:rsidRPr="00000000" w14:paraId="00000059">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The bazaar model can produce high-quality code. But quality isn’t a given. As per Linus’s Law, high-quality code requires there to be enough “eyeballs,” that is, contributors.</w:t>
      </w:r>
      <w:r w:rsidDel="00000000" w:rsidR="00000000" w:rsidRPr="00000000">
        <w:rPr>
          <w:rtl w:val="0"/>
        </w:rPr>
      </w:r>
    </w:p>
    <w:p w:rsidR="00000000" w:rsidDel="00000000" w:rsidP="00000000" w:rsidRDefault="00000000" w:rsidRPr="00000000" w14:paraId="0000005A">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FOSS projects usually don’t have the resources to offer financial rewards to potential contributors, while real-world power relationships are easily ignored in the context of free and open source development, and, as Raymond also pointed out in his essay, coercion was of course out of scope entirely on “the anarchist’s paradise we call the Internet.”</w:t>
      </w:r>
      <w:r w:rsidDel="00000000" w:rsidR="00000000" w:rsidRPr="00000000">
        <w:rPr>
          <w:rFonts w:ascii="Calibri" w:cs="Calibri" w:eastAsia="Calibri" w:hAnsi="Calibri"/>
          <w:vertAlign w:val="superscript"/>
        </w:rPr>
        <w:footnoteReference w:customMarkFollows="0" w:id="21"/>
      </w:r>
      <w:r w:rsidDel="00000000" w:rsidR="00000000" w:rsidRPr="00000000">
        <w:rPr>
          <w:rFonts w:ascii="Calibri" w:cs="Calibri" w:eastAsia="Calibri" w:hAnsi="Calibri"/>
          <w:rtl w:val="0"/>
        </w:rPr>
        <w:t xml:space="preserve"> Attracting contributors has therefore turned out to be a crucial skill for free and open </w:t>
      </w:r>
      <w:ins w:author="Aaron van Wirdum" w:id="0" w:date="2024-05-26T21:56:32Z">
        <w:r w:rsidDel="00000000" w:rsidR="00000000" w:rsidRPr="00000000">
          <w:rPr>
            <w:rFonts w:ascii="Calibri" w:cs="Calibri" w:eastAsia="Calibri" w:hAnsi="Calibri"/>
            <w:rtl w:val="0"/>
          </w:rPr>
          <w:t xml:space="preserve">source </w:t>
        </w:r>
      </w:ins>
      <w:r w:rsidDel="00000000" w:rsidR="00000000" w:rsidRPr="00000000">
        <w:rPr>
          <w:rFonts w:ascii="Calibri" w:cs="Calibri" w:eastAsia="Calibri" w:hAnsi="Calibri"/>
          <w:rtl w:val="0"/>
        </w:rPr>
        <w:t xml:space="preserve">software developers.</w:t>
      </w:r>
    </w:p>
    <w:p w:rsidR="00000000" w:rsidDel="00000000" w:rsidP="00000000" w:rsidRDefault="00000000" w:rsidRPr="00000000" w14:paraId="0000005B">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Drawing from nineteenth-century Russian anarchist Pyotr Alexeyevich Kropotkin, Raymond explained that project leaders had to learn to recruit and energize effective communities of interest based on the principle of common understanding. To get developers to contribute, a project’s lead needs to figure out how contributing to the project benefits these developers. Incentives would have to align around some shared goal, Raymond proposed, a “severe effort of many converging wills.”</w:t>
      </w:r>
      <w:r w:rsidDel="00000000" w:rsidR="00000000" w:rsidRPr="00000000">
        <w:rPr>
          <w:rFonts w:ascii="Calibri" w:cs="Calibri" w:eastAsia="Calibri" w:hAnsi="Calibri"/>
          <w:vertAlign w:val="superscript"/>
        </w:rPr>
        <w:footnoteReference w:customMarkFollows="0" w:id="22"/>
      </w:r>
      <w:r w:rsidDel="00000000" w:rsidR="00000000" w:rsidRPr="00000000">
        <w:rPr>
          <w:rtl w:val="0"/>
        </w:rPr>
      </w:r>
    </w:p>
    <w:p w:rsidR="00000000" w:rsidDel="00000000" w:rsidP="00000000" w:rsidRDefault="00000000" w:rsidRPr="00000000" w14:paraId="0000005C">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What this actually means is that no one is really in charge of bazaar-style FOSS projects. A project’s leader cannot steer the project in an unpopular direction without losing the developers he so crucially needs. Under the bazaar model, software is in a very real way controlled by its body of contributors, each with their own personal reason to be involved.</w:t>
      </w:r>
    </w:p>
    <w:p w:rsidR="00000000" w:rsidDel="00000000" w:rsidP="00000000" w:rsidRDefault="00000000" w:rsidRPr="00000000" w14:paraId="0000005D">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When these incentives do align, and such a body of contributors is willing to work towards a common goal, the results can be incredible. Even though no one is ever really in charge, these large-scale collaborations between strangers with widely diverging levels of knowledge and skill, have managed to produce highly complex programs, the Linux kernel only being one example of many.</w:t>
      </w:r>
    </w:p>
    <w:p w:rsidR="00000000" w:rsidDel="00000000" w:rsidP="00000000" w:rsidRDefault="00000000" w:rsidRPr="00000000" w14:paraId="0000005E">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In this way, free and open source software development resembles that other form of large-scale leaderless collaboration: free markets. Like free markets, FOSS projects consist only of voluntary interactions, they utilize the knowledge distributed across participants, and perhaps most interesting of all, they can outperform top-down forms of organization.</w:t>
      </w:r>
    </w:p>
    <w:p w:rsidR="00000000" w:rsidDel="00000000" w:rsidP="00000000" w:rsidRDefault="00000000" w:rsidRPr="00000000" w14:paraId="0000005F">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Like free markets, free and open </w:t>
      </w:r>
      <w:ins w:author="Aaron van Wirdum" w:id="1" w:date="2024-05-26T21:58:29Z">
        <w:r w:rsidDel="00000000" w:rsidR="00000000" w:rsidRPr="00000000">
          <w:rPr>
            <w:rFonts w:ascii="Calibri" w:cs="Calibri" w:eastAsia="Calibri" w:hAnsi="Calibri"/>
            <w:rtl w:val="0"/>
          </w:rPr>
          <w:t xml:space="preserve">source </w:t>
        </w:r>
      </w:ins>
      <w:r w:rsidDel="00000000" w:rsidR="00000000" w:rsidRPr="00000000">
        <w:rPr>
          <w:rFonts w:ascii="Calibri" w:cs="Calibri" w:eastAsia="Calibri" w:hAnsi="Calibri"/>
          <w:rtl w:val="0"/>
        </w:rPr>
        <w:t xml:space="preserve">software projects</w:t>
      </w:r>
      <w:r w:rsidDel="00000000" w:rsidR="00000000" w:rsidRPr="00000000">
        <w:rPr>
          <w:rFonts w:ascii="Calibri" w:cs="Calibri" w:eastAsia="Calibri" w:hAnsi="Calibri"/>
          <w:rtl w:val="0"/>
        </w:rPr>
        <w:t xml:space="preserve"> could form a spontaneous order.</w:t>
      </w:r>
      <w:r w:rsidDel="00000000" w:rsidR="00000000" w:rsidRPr="00000000">
        <w:rPr>
          <w:rtl w:val="0"/>
        </w:rPr>
      </w:r>
    </w:p>
    <w:p w:rsidR="00000000" w:rsidDel="00000000" w:rsidP="00000000" w:rsidRDefault="00000000" w:rsidRPr="00000000" w14:paraId="00000060">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Raymond:</w:t>
      </w:r>
    </w:p>
    <w:p w:rsidR="00000000" w:rsidDel="00000000" w:rsidP="00000000" w:rsidRDefault="00000000" w:rsidRPr="00000000" w14:paraId="00000061">
      <w:pPr>
        <w:spacing w:after="200" w:before="200" w:lineRule="auto"/>
        <w:rPr>
          <w:rFonts w:ascii="Calibri" w:cs="Calibri" w:eastAsia="Calibri" w:hAnsi="Calibri"/>
        </w:rPr>
      </w:pPr>
      <w:r w:rsidDel="00000000" w:rsidR="00000000" w:rsidRPr="00000000">
        <w:rPr>
          <w:rFonts w:ascii="Calibri" w:cs="Calibri" w:eastAsia="Calibri" w:hAnsi="Calibri"/>
          <w:rtl w:val="0"/>
        </w:rPr>
        <w:t xml:space="preserve">“The Linux world behaves in many respects like a free market or an ecology, a collection of selfish agents attempting to maximize utility which in the process produces a self-correcting spontaneous order more elaborate and efficient than any amount of central planning could have achieved.</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Pr>
        <w:footnoteReference w:customMarkFollows="0" w:id="23"/>
      </w: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Richard Stallman, “</w:t>
      </w:r>
      <w:r w:rsidDel="00000000" w:rsidR="00000000" w:rsidRPr="00000000">
        <w:rPr>
          <w:color w:val="020000"/>
          <w:sz w:val="20"/>
          <w:szCs w:val="20"/>
          <w:rtl w:val="0"/>
        </w:rPr>
        <w:t xml:space="preserve">Richard Stallman: High School Misfit, Symbol of Free Software, MacArthur-Certified Genius.” Interview by Michael Gross, mgross.com, 1999, </w:t>
      </w:r>
      <w:hyperlink r:id="rId1">
        <w:r w:rsidDel="00000000" w:rsidR="00000000" w:rsidRPr="00000000">
          <w:rPr>
            <w:color w:val="1155cc"/>
            <w:sz w:val="20"/>
            <w:szCs w:val="20"/>
            <w:u w:val="single"/>
            <w:rtl w:val="0"/>
          </w:rPr>
          <w:t xml:space="preserve">https://www.mgross.com/writing/books/my-generation/bonus-chapters/richard-stallman-high-school-misfit-symbol-of-free-software-macarthur-certified-genius/</w:t>
        </w:r>
      </w:hyperlink>
      <w:r w:rsidDel="00000000" w:rsidR="00000000" w:rsidRPr="00000000">
        <w:rPr>
          <w:sz w:val="20"/>
          <w:szCs w:val="20"/>
          <w:rtl w:val="0"/>
        </w:rPr>
        <w:t xml:space="preserve">.</w:t>
      </w:r>
      <w:r w:rsidDel="00000000" w:rsidR="00000000" w:rsidRPr="00000000">
        <w:rPr>
          <w:rtl w:val="0"/>
        </w:rPr>
      </w:r>
    </w:p>
  </w:footnote>
  <w:footnote w:id="1">
    <w:p w:rsidR="00000000" w:rsidDel="00000000" w:rsidP="00000000" w:rsidRDefault="00000000" w:rsidRPr="00000000" w14:paraId="0000006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section (as well as some other parts of this chapter) is largely based on Steven Levy, </w:t>
      </w:r>
      <w:r w:rsidDel="00000000" w:rsidR="00000000" w:rsidRPr="00000000">
        <w:rPr>
          <w:i w:val="1"/>
          <w:iCs w:val="1"/>
          <w:sz w:val="20"/>
          <w:szCs w:val="20"/>
          <w:rtl w:val="0"/>
        </w:rPr>
        <w:t xml:space="preserve">Hackers: Heroes of the Computer Revolution </w:t>
      </w:r>
      <w:r w:rsidDel="00000000" w:rsidR="00000000" w:rsidRPr="00000000">
        <w:rPr>
          <w:sz w:val="20"/>
          <w:szCs w:val="20"/>
          <w:rtl w:val="0"/>
        </w:rPr>
        <w:t xml:space="preserve">(Sebastopol, CA: O’Reilly, 2010)</w:t>
      </w:r>
      <w:r w:rsidDel="00000000" w:rsidR="00000000" w:rsidRPr="00000000">
        <w:rPr>
          <w:sz w:val="20"/>
          <w:szCs w:val="20"/>
          <w:rtl w:val="0"/>
        </w:rPr>
        <w:t xml:space="preserve">.</w:t>
      </w:r>
    </w:p>
  </w:footnote>
  <w:footnote w:id="2">
    <w:p w:rsidR="00000000" w:rsidDel="00000000" w:rsidP="00000000" w:rsidRDefault="00000000" w:rsidRPr="00000000" w14:paraId="0000006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Richard Stallman, “</w:t>
      </w:r>
      <w:r w:rsidDel="00000000" w:rsidR="00000000" w:rsidRPr="00000000">
        <w:rPr>
          <w:color w:val="020000"/>
          <w:sz w:val="20"/>
          <w:szCs w:val="20"/>
          <w:rtl w:val="0"/>
        </w:rPr>
        <w:t xml:space="preserve">Talking to the Mailman,” Interview by Rob Lucas, </w:t>
      </w:r>
      <w:r w:rsidDel="00000000" w:rsidR="00000000" w:rsidRPr="00000000">
        <w:rPr>
          <w:i w:val="1"/>
          <w:iCs w:val="1"/>
          <w:color w:val="020000"/>
          <w:sz w:val="20"/>
          <w:szCs w:val="20"/>
          <w:rtl w:val="0"/>
        </w:rPr>
        <w:t xml:space="preserve">New Left Review</w:t>
      </w:r>
      <w:r w:rsidDel="00000000" w:rsidR="00000000" w:rsidRPr="00000000">
        <w:rPr>
          <w:color w:val="020000"/>
          <w:sz w:val="20"/>
          <w:szCs w:val="20"/>
          <w:rtl w:val="0"/>
        </w:rPr>
        <w:t xml:space="preserve">, Sept–Oct 2018, </w:t>
      </w:r>
      <w:hyperlink r:id="rId2">
        <w:r w:rsidDel="00000000" w:rsidR="00000000" w:rsidRPr="00000000">
          <w:rPr>
            <w:color w:val="103cc0"/>
            <w:sz w:val="20"/>
            <w:szCs w:val="20"/>
            <w:u w:val="single"/>
            <w:rtl w:val="0"/>
          </w:rPr>
          <w:t xml:space="preserve">https://newleftreview.org/issues/ii113/articles/richard-stallman-talking-to-the-mailman</w:t>
        </w:r>
      </w:hyperlink>
      <w:r w:rsidDel="00000000" w:rsidR="00000000" w:rsidRPr="00000000">
        <w:rPr>
          <w:sz w:val="20"/>
          <w:szCs w:val="20"/>
          <w:rtl w:val="0"/>
        </w:rPr>
        <w:t xml:space="preserve">.</w:t>
      </w:r>
      <w:r w:rsidDel="00000000" w:rsidR="00000000" w:rsidRPr="00000000">
        <w:rPr>
          <w:rtl w:val="0"/>
        </w:rPr>
      </w:r>
    </w:p>
  </w:footnote>
  <w:footnote w:id="3">
    <w:p w:rsidR="00000000" w:rsidDel="00000000" w:rsidP="00000000" w:rsidRDefault="00000000" w:rsidRPr="00000000" w14:paraId="0000006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Richard Stallman, “RMS Berättar,” Linköping University, </w:t>
      </w:r>
      <w:hyperlink r:id="rId3">
        <w:r w:rsidDel="00000000" w:rsidR="00000000" w:rsidRPr="00000000">
          <w:rPr>
            <w:color w:val="1155cc"/>
            <w:sz w:val="20"/>
            <w:szCs w:val="20"/>
            <w:u w:val="single"/>
            <w:rtl w:val="0"/>
          </w:rPr>
          <w:t xml:space="preserve">http://www.lysator.liu.se/history/garb/txt/87-2-rms.txt</w:t>
        </w:r>
      </w:hyperlink>
      <w:r w:rsidDel="00000000" w:rsidR="00000000" w:rsidRPr="00000000">
        <w:rPr>
          <w:sz w:val="20"/>
          <w:szCs w:val="20"/>
          <w:rtl w:val="0"/>
        </w:rPr>
        <w:t xml:space="preserve">.</w:t>
      </w:r>
      <w:r w:rsidDel="00000000" w:rsidR="00000000" w:rsidRPr="00000000">
        <w:rPr>
          <w:rtl w:val="0"/>
        </w:rPr>
      </w:r>
    </w:p>
  </w:footnote>
  <w:footnote w:id="4">
    <w:p w:rsidR="00000000" w:rsidDel="00000000" w:rsidP="00000000" w:rsidRDefault="00000000" w:rsidRPr="00000000" w14:paraId="0000006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Stallman, “</w:t>
      </w:r>
      <w:r w:rsidDel="00000000" w:rsidR="00000000" w:rsidRPr="00000000">
        <w:rPr>
          <w:color w:val="020000"/>
          <w:sz w:val="20"/>
          <w:szCs w:val="20"/>
          <w:rtl w:val="0"/>
        </w:rPr>
        <w:t xml:space="preserve">Talking to the Mailman.” </w:t>
      </w:r>
      <w:r w:rsidDel="00000000" w:rsidR="00000000" w:rsidRPr="00000000">
        <w:rPr>
          <w:rtl w:val="0"/>
        </w:rPr>
      </w:r>
    </w:p>
  </w:footnote>
  <w:footnote w:id="5">
    <w:p w:rsidR="00000000" w:rsidDel="00000000" w:rsidP="00000000" w:rsidRDefault="00000000" w:rsidRPr="00000000" w14:paraId="000000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Levy, </w:t>
      </w:r>
      <w:r w:rsidDel="00000000" w:rsidR="00000000" w:rsidRPr="00000000">
        <w:rPr>
          <w:i w:val="1"/>
          <w:iCs w:val="1"/>
          <w:sz w:val="20"/>
          <w:szCs w:val="20"/>
          <w:rtl w:val="0"/>
        </w:rPr>
        <w:t xml:space="preserve">Hackers, </w:t>
      </w:r>
      <w:r w:rsidDel="00000000" w:rsidR="00000000" w:rsidRPr="00000000">
        <w:rPr>
          <w:sz w:val="20"/>
          <w:szCs w:val="20"/>
          <w:rtl w:val="0"/>
        </w:rPr>
        <w:t xml:space="preserve">448.</w:t>
      </w:r>
      <w:r w:rsidDel="00000000" w:rsidR="00000000" w:rsidRPr="00000000">
        <w:rPr>
          <w:rtl w:val="0"/>
        </w:rPr>
      </w:r>
    </w:p>
  </w:footnote>
  <w:footnote w:id="6">
    <w:p w:rsidR="00000000" w:rsidDel="00000000" w:rsidP="00000000" w:rsidRDefault="00000000" w:rsidRPr="00000000" w14:paraId="0000006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Levy, </w:t>
      </w:r>
      <w:r w:rsidDel="00000000" w:rsidR="00000000" w:rsidRPr="00000000">
        <w:rPr>
          <w:i w:val="1"/>
          <w:iCs w:val="1"/>
          <w:sz w:val="20"/>
          <w:szCs w:val="20"/>
          <w:rtl w:val="0"/>
        </w:rPr>
        <w:t xml:space="preserve">Hackers</w:t>
      </w:r>
      <w:r w:rsidDel="00000000" w:rsidR="00000000" w:rsidRPr="00000000">
        <w:rPr>
          <w:sz w:val="20"/>
          <w:szCs w:val="20"/>
          <w:rtl w:val="0"/>
        </w:rPr>
        <w:t xml:space="preserve">, 472.</w:t>
      </w:r>
      <w:r w:rsidDel="00000000" w:rsidR="00000000" w:rsidRPr="00000000">
        <w:rPr>
          <w:rtl w:val="0"/>
        </w:rPr>
      </w:r>
    </w:p>
  </w:footnote>
  <w:footnote w:id="7">
    <w:p w:rsidR="00000000" w:rsidDel="00000000" w:rsidP="00000000" w:rsidRDefault="00000000" w:rsidRPr="00000000" w14:paraId="0000006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Stallman, “High School Misfit.”</w:t>
      </w:r>
    </w:p>
  </w:footnote>
  <w:footnote w:id="8">
    <w:p w:rsidR="00000000" w:rsidDel="00000000" w:rsidP="00000000" w:rsidRDefault="00000000" w:rsidRPr="00000000" w14:paraId="000000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Stallman, “RMS Berättar.” </w:t>
      </w:r>
      <w:r w:rsidDel="00000000" w:rsidR="00000000" w:rsidRPr="00000000">
        <w:rPr>
          <w:rtl w:val="0"/>
        </w:rPr>
      </w:r>
    </w:p>
  </w:footnote>
  <w:footnote w:id="9">
    <w:p w:rsidR="00000000" w:rsidDel="00000000" w:rsidP="00000000" w:rsidRDefault="00000000" w:rsidRPr="00000000" w14:paraId="000000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Steven Levy, </w:t>
      </w:r>
      <w:r w:rsidDel="00000000" w:rsidR="00000000" w:rsidRPr="00000000">
        <w:rPr>
          <w:i w:val="1"/>
          <w:iCs w:val="1"/>
          <w:sz w:val="20"/>
          <w:szCs w:val="20"/>
          <w:rtl w:val="0"/>
        </w:rPr>
        <w:t xml:space="preserve">Hackers</w:t>
      </w:r>
      <w:r w:rsidDel="00000000" w:rsidR="00000000" w:rsidRPr="00000000">
        <w:rPr>
          <w:sz w:val="20"/>
          <w:szCs w:val="20"/>
          <w:rtl w:val="0"/>
        </w:rPr>
        <w:t xml:space="preserve">, 441–42.</w:t>
      </w:r>
      <w:r w:rsidDel="00000000" w:rsidR="00000000" w:rsidRPr="00000000">
        <w:rPr>
          <w:rtl w:val="0"/>
        </w:rPr>
      </w:r>
    </w:p>
  </w:footnote>
  <w:footnote w:id="13">
    <w:p w:rsidR="00000000" w:rsidDel="00000000" w:rsidP="00000000" w:rsidRDefault="00000000" w:rsidRPr="00000000" w14:paraId="000000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GNU Operating System, “What is Free Software?” </w:t>
      </w:r>
      <w:hyperlink r:id="rId4">
        <w:r w:rsidDel="00000000" w:rsidR="00000000" w:rsidRPr="00000000">
          <w:rPr>
            <w:color w:val="1155cc"/>
            <w:sz w:val="20"/>
            <w:szCs w:val="20"/>
            <w:u w:val="single"/>
            <w:rtl w:val="0"/>
          </w:rPr>
          <w:t xml:space="preserve">https://www.gnu.org/philosophy/free-sw.html</w:t>
        </w:r>
      </w:hyperlink>
      <w:r w:rsidDel="00000000" w:rsidR="00000000" w:rsidRPr="00000000">
        <w:rPr>
          <w:sz w:val="20"/>
          <w:szCs w:val="20"/>
          <w:rtl w:val="0"/>
        </w:rPr>
        <w:t xml:space="preserve">.</w:t>
      </w:r>
      <w:r w:rsidDel="00000000" w:rsidR="00000000" w:rsidRPr="00000000">
        <w:rPr>
          <w:rtl w:val="0"/>
        </w:rPr>
      </w:r>
    </w:p>
  </w:footnote>
  <w:footnote w:id="15">
    <w:p w:rsidR="00000000" w:rsidDel="00000000" w:rsidP="00000000" w:rsidRDefault="00000000" w:rsidRPr="00000000" w14:paraId="0000006D">
      <w:pPr>
        <w:spacing w:line="240" w:lineRule="auto"/>
        <w:rPr>
          <w:rFonts w:ascii="Helvetica Neue" w:cs="Helvetica Neue" w:eastAsia="Helvetica Neue" w:hAnsi="Helvetica Neue"/>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GNO Operating System, </w:t>
      </w:r>
      <w:r w:rsidDel="00000000" w:rsidR="00000000" w:rsidRPr="00000000">
        <w:rPr>
          <w:rFonts w:ascii="Helvetica Neue" w:cs="Helvetica Neue" w:eastAsia="Helvetica Neue" w:hAnsi="Helvetica Neue"/>
          <w:sz w:val="20"/>
          <w:szCs w:val="20"/>
          <w:rtl w:val="0"/>
        </w:rPr>
        <w:t xml:space="preserve">“What is Free Software?” </w:t>
      </w:r>
    </w:p>
  </w:footnote>
  <w:footnote w:id="17">
    <w:p w:rsidR="00000000" w:rsidDel="00000000" w:rsidP="00000000" w:rsidRDefault="00000000" w:rsidRPr="00000000" w14:paraId="0000006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GNU Operating System, “The GNU Manifesto,” 1985, </w:t>
      </w:r>
      <w:hyperlink r:id="rId5">
        <w:r w:rsidDel="00000000" w:rsidR="00000000" w:rsidRPr="00000000">
          <w:rPr>
            <w:color w:val="1155cc"/>
            <w:sz w:val="20"/>
            <w:szCs w:val="20"/>
            <w:u w:val="single"/>
            <w:rtl w:val="0"/>
          </w:rPr>
          <w:t xml:space="preserve">https://www.gnu.org/gnu/manifesto.html.en</w:t>
        </w:r>
      </w:hyperlink>
      <w:r w:rsidDel="00000000" w:rsidR="00000000" w:rsidRPr="00000000">
        <w:rPr>
          <w:sz w:val="20"/>
          <w:szCs w:val="20"/>
          <w:rtl w:val="0"/>
        </w:rPr>
        <w:t xml:space="preserve">. </w:t>
      </w:r>
    </w:p>
  </w:footnote>
  <w:footnote w:id="19">
    <w:p w:rsidR="00000000" w:rsidDel="00000000" w:rsidP="00000000" w:rsidRDefault="00000000" w:rsidRPr="00000000" w14:paraId="0000006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Eric S. Raymond, </w:t>
      </w:r>
      <w:r w:rsidDel="00000000" w:rsidR="00000000" w:rsidRPr="00000000">
        <w:rPr>
          <w:i w:val="1"/>
          <w:iCs w:val="1"/>
          <w:sz w:val="20"/>
          <w:szCs w:val="20"/>
          <w:rtl w:val="0"/>
        </w:rPr>
        <w:t xml:space="preserve">The Cathedral &amp; The Bazaar: Musings on Linux and Open Source by an Accidental Revolutionary </w:t>
      </w:r>
      <w:r w:rsidDel="00000000" w:rsidR="00000000" w:rsidRPr="00000000">
        <w:rPr>
          <w:sz w:val="20"/>
          <w:szCs w:val="20"/>
          <w:rtl w:val="0"/>
        </w:rPr>
        <w:t xml:space="preserve">(Sebastopol, CA: O’Reilly, 2001).</w:t>
      </w:r>
    </w:p>
  </w:footnote>
  <w:footnote w:id="23">
    <w:p w:rsidR="00000000" w:rsidDel="00000000" w:rsidP="00000000" w:rsidRDefault="00000000" w:rsidRPr="00000000" w14:paraId="000000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Raymond, </w:t>
      </w:r>
      <w:r w:rsidDel="00000000" w:rsidR="00000000" w:rsidRPr="00000000">
        <w:rPr>
          <w:i w:val="1"/>
          <w:iCs w:val="1"/>
          <w:sz w:val="20"/>
          <w:szCs w:val="20"/>
          <w:rtl w:val="0"/>
        </w:rPr>
        <w:t xml:space="preserve">The Cathedral &amp; The Bazaar</w:t>
      </w:r>
      <w:r w:rsidDel="00000000" w:rsidR="00000000" w:rsidRPr="00000000">
        <w:rPr>
          <w:sz w:val="20"/>
          <w:szCs w:val="20"/>
          <w:rtl w:val="0"/>
        </w:rPr>
        <w:t xml:space="preserve">, 52.</w:t>
      </w:r>
      <w:r w:rsidDel="00000000" w:rsidR="00000000" w:rsidRPr="00000000">
        <w:rPr>
          <w:rtl w:val="0"/>
        </w:rPr>
      </w:r>
    </w:p>
  </w:footnote>
  <w:footnote w:id="16">
    <w:p w:rsidR="00000000" w:rsidDel="00000000" w:rsidP="00000000" w:rsidRDefault="00000000" w:rsidRPr="00000000" w14:paraId="0000007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Richard Stallman, “Free Unix!” September 27, 1983, </w:t>
      </w:r>
      <w:hyperlink r:id="rId6">
        <w:r w:rsidDel="00000000" w:rsidR="00000000" w:rsidRPr="00000000">
          <w:rPr>
            <w:color w:val="1155cc"/>
            <w:sz w:val="20"/>
            <w:szCs w:val="20"/>
            <w:u w:val="single"/>
            <w:rtl w:val="0"/>
          </w:rPr>
          <w:t xml:space="preserve">https://www.gnu.org/gnu/initial-announcement.en.html</w:t>
        </w:r>
      </w:hyperlink>
      <w:r w:rsidDel="00000000" w:rsidR="00000000" w:rsidRPr="00000000">
        <w:rPr>
          <w:sz w:val="20"/>
          <w:szCs w:val="20"/>
          <w:rtl w:val="0"/>
        </w:rPr>
        <w:t xml:space="preserve">.</w:t>
      </w:r>
      <w:r w:rsidDel="00000000" w:rsidR="00000000" w:rsidRPr="00000000">
        <w:rPr>
          <w:rtl w:val="0"/>
        </w:rPr>
      </w:r>
    </w:p>
  </w:footnote>
  <w:footnote w:id="18">
    <w:p w:rsidR="00000000" w:rsidDel="00000000" w:rsidP="00000000" w:rsidRDefault="00000000" w:rsidRPr="00000000" w14:paraId="0000007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alibri" w:cs="Calibri" w:eastAsia="Calibri" w:hAnsi="Calibri"/>
          <w:rtl w:val="0"/>
        </w:rPr>
        <w:t xml:space="preserve">To emphasize the project’s heavy reliance on GNU, some (including Richard Stallman) prefer to call it “GNU/Linux.”</w:t>
      </w:r>
      <w:r w:rsidDel="00000000" w:rsidR="00000000" w:rsidRPr="00000000">
        <w:rPr>
          <w:rtl w:val="0"/>
        </w:rPr>
      </w:r>
    </w:p>
  </w:footnote>
  <w:footnote w:id="10">
    <w:p w:rsidR="00000000" w:rsidDel="00000000" w:rsidP="00000000" w:rsidRDefault="00000000" w:rsidRPr="00000000" w14:paraId="0000007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Angela Watercutter, “Why Free Software Is More Important Now Than Ever Before,” </w:t>
      </w:r>
      <w:r w:rsidDel="00000000" w:rsidR="00000000" w:rsidRPr="00000000">
        <w:rPr>
          <w:i w:val="1"/>
          <w:iCs w:val="1"/>
          <w:sz w:val="20"/>
          <w:szCs w:val="20"/>
          <w:rtl w:val="0"/>
        </w:rPr>
        <w:t xml:space="preserve">Wired</w:t>
      </w:r>
      <w:r w:rsidDel="00000000" w:rsidR="00000000" w:rsidRPr="00000000">
        <w:rPr>
          <w:sz w:val="20"/>
          <w:szCs w:val="20"/>
          <w:rtl w:val="0"/>
        </w:rPr>
        <w:t xml:space="preserve">, September 20, 2013, </w:t>
      </w:r>
      <w:hyperlink r:id="rId7">
        <w:r w:rsidDel="00000000" w:rsidR="00000000" w:rsidRPr="00000000">
          <w:rPr>
            <w:color w:val="1155cc"/>
            <w:sz w:val="20"/>
            <w:szCs w:val="20"/>
            <w:u w:val="single"/>
            <w:rtl w:val="0"/>
          </w:rPr>
          <w:t xml:space="preserve">https://www.wired.com/2013/09/why-free-software-is-more-important-now-than-ever-before/</w:t>
        </w:r>
      </w:hyperlink>
      <w:r w:rsidDel="00000000" w:rsidR="00000000" w:rsidRPr="00000000">
        <w:rPr>
          <w:sz w:val="20"/>
          <w:szCs w:val="20"/>
          <w:rtl w:val="0"/>
        </w:rPr>
        <w:t xml:space="preserve">.</w:t>
      </w:r>
      <w:r w:rsidDel="00000000" w:rsidR="00000000" w:rsidRPr="00000000">
        <w:rPr>
          <w:rtl w:val="0"/>
        </w:rPr>
      </w:r>
    </w:p>
  </w:footnote>
  <w:footnote w:id="14">
    <w:p w:rsidR="00000000" w:rsidDel="00000000" w:rsidP="00000000" w:rsidRDefault="00000000" w:rsidRPr="00000000" w14:paraId="00000074">
      <w:pPr>
        <w:spacing w:line="240" w:lineRule="auto"/>
        <w:rPr>
          <w:sz w:val="20"/>
          <w:szCs w:val="20"/>
        </w:rPr>
      </w:pPr>
      <w:r w:rsidDel="00000000" w:rsidR="00000000" w:rsidRPr="00000000">
        <w:rPr>
          <w:rStyle w:val="FootnoteReference"/>
          <w:vertAlign w:val="superscript"/>
        </w:rPr>
        <w:footnoteRef/>
      </w:r>
      <w:r w:rsidDel="00000000" w:rsidR="00000000" w:rsidRPr="00000000">
        <w:rPr>
          <w:sz w:val="17"/>
          <w:szCs w:val="17"/>
          <w:rtl w:val="0"/>
        </w:rPr>
        <w:t xml:space="preserve"> </w:t>
      </w:r>
      <w:r w:rsidDel="00000000" w:rsidR="00000000" w:rsidRPr="00000000">
        <w:rPr>
          <w:sz w:val="20"/>
          <w:szCs w:val="20"/>
          <w:rtl w:val="0"/>
        </w:rPr>
        <w:t xml:space="preserve">Actually, freedom 0 was only explicitly added in the 1990s; before that, Stallman thought that it was an automatic legal consequence of the original three freedoms.</w:t>
      </w:r>
    </w:p>
  </w:footnote>
  <w:footnote w:id="11">
    <w:p w:rsidR="00000000" w:rsidDel="00000000" w:rsidP="00000000" w:rsidRDefault="00000000" w:rsidRPr="00000000" w14:paraId="0000007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the sake of accuracy, it should be noted that this part of the argument technically only came to prominence when Stallman launched the GNU project a year-or-so later; it hadn’t yet been part of his original motivation to start the project in the first place. This minor anachronism was left in the text for the purpose of readability.</w:t>
      </w:r>
    </w:p>
  </w:footnote>
  <w:footnote w:id="12">
    <w:p w:rsidR="00000000" w:rsidDel="00000000" w:rsidP="00000000" w:rsidRDefault="00000000" w:rsidRPr="00000000" w14:paraId="0000007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Richard Stallman, “Free Software Is Even More Important Now,” gnu.org, </w:t>
      </w:r>
      <w:hyperlink r:id="rId8">
        <w:r w:rsidDel="00000000" w:rsidR="00000000" w:rsidRPr="00000000">
          <w:rPr>
            <w:color w:val="1155cc"/>
            <w:sz w:val="20"/>
            <w:szCs w:val="20"/>
            <w:u w:val="single"/>
            <w:rtl w:val="0"/>
          </w:rPr>
          <w:t xml:space="preserve">https://www.gnu.org/philosophy/free-software-even-more-important.en.html</w:t>
        </w:r>
      </w:hyperlink>
      <w:r w:rsidDel="00000000" w:rsidR="00000000" w:rsidRPr="00000000">
        <w:rPr>
          <w:sz w:val="20"/>
          <w:szCs w:val="20"/>
          <w:rtl w:val="0"/>
        </w:rPr>
        <w:t xml:space="preserve">.</w:t>
      </w:r>
      <w:r w:rsidDel="00000000" w:rsidR="00000000" w:rsidRPr="00000000">
        <w:rPr>
          <w:rtl w:val="0"/>
        </w:rPr>
      </w:r>
    </w:p>
  </w:footnote>
  <w:footnote w:id="21">
    <w:p w:rsidR="00000000" w:rsidDel="00000000" w:rsidP="00000000" w:rsidRDefault="00000000" w:rsidRPr="00000000" w14:paraId="0000007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Raymond, </w:t>
      </w:r>
      <w:r w:rsidDel="00000000" w:rsidR="00000000" w:rsidRPr="00000000">
        <w:rPr>
          <w:i w:val="1"/>
          <w:iCs w:val="1"/>
          <w:sz w:val="20"/>
          <w:szCs w:val="20"/>
          <w:rtl w:val="0"/>
        </w:rPr>
        <w:t xml:space="preserve">The Cathedral &amp; The Bazaar</w:t>
      </w:r>
      <w:r w:rsidDel="00000000" w:rsidR="00000000" w:rsidRPr="00000000">
        <w:rPr>
          <w:sz w:val="20"/>
          <w:szCs w:val="20"/>
          <w:rtl w:val="0"/>
        </w:rPr>
        <w:t xml:space="preserve">, 52. </w:t>
      </w:r>
    </w:p>
  </w:footnote>
  <w:footnote w:id="22">
    <w:p w:rsidR="00000000" w:rsidDel="00000000" w:rsidP="00000000" w:rsidRDefault="00000000" w:rsidRPr="00000000" w14:paraId="000000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Raymond, </w:t>
      </w:r>
      <w:r w:rsidDel="00000000" w:rsidR="00000000" w:rsidRPr="00000000">
        <w:rPr>
          <w:i w:val="1"/>
          <w:iCs w:val="1"/>
          <w:sz w:val="20"/>
          <w:szCs w:val="20"/>
          <w:rtl w:val="0"/>
        </w:rPr>
        <w:t xml:space="preserve">The Cathedral &amp; The Bazaar</w:t>
      </w:r>
      <w:r w:rsidDel="00000000" w:rsidR="00000000" w:rsidRPr="00000000">
        <w:rPr>
          <w:sz w:val="20"/>
          <w:szCs w:val="20"/>
          <w:rtl w:val="0"/>
        </w:rPr>
        <w:t xml:space="preserve">, 52.</w:t>
      </w:r>
      <w:r w:rsidDel="00000000" w:rsidR="00000000" w:rsidRPr="00000000">
        <w:rPr>
          <w:rtl w:val="0"/>
        </w:rPr>
      </w:r>
    </w:p>
  </w:footnote>
  <w:footnote w:id="20">
    <w:p w:rsidR="00000000" w:rsidDel="00000000" w:rsidP="00000000" w:rsidRDefault="00000000" w:rsidRPr="00000000" w14:paraId="000000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Richard Stallman is not a fan of this terminology either. If a term to include both sides of the schism must be used, he prefers “Free/Libre and Open Source Software” because it more clearly conveys that the “free” part is about “freedom.”</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mgross.com/writing/books/my-generation/bonus-chapters/richard-stallman-high-school-misfit-symbol-of-free-software-macarthur-certified-genius/" TargetMode="External"/><Relationship Id="rId2" Type="http://schemas.openxmlformats.org/officeDocument/2006/relationships/hyperlink" Target="https://newleftreview.org/issues/ii113/articles/richard-stallman-talking-to-the-mailman" TargetMode="External"/><Relationship Id="rId3" Type="http://schemas.openxmlformats.org/officeDocument/2006/relationships/hyperlink" Target="http://www.lysator.liu.se/history/garb/txt/87-2-rms.txt" TargetMode="External"/><Relationship Id="rId4" Type="http://schemas.openxmlformats.org/officeDocument/2006/relationships/hyperlink" Target="https://www.gnu.org/philosophy/free-sw.html" TargetMode="External"/><Relationship Id="rId5" Type="http://schemas.openxmlformats.org/officeDocument/2006/relationships/hyperlink" Target="https://www.gnu.org/gnu/manifesto.html.en" TargetMode="External"/><Relationship Id="rId6" Type="http://schemas.openxmlformats.org/officeDocument/2006/relationships/hyperlink" Target="https://www.gnu.org/gnu/initial-announcement.en.html" TargetMode="External"/><Relationship Id="rId7" Type="http://schemas.openxmlformats.org/officeDocument/2006/relationships/hyperlink" Target="https://www.wired.com/2013/09/why-free-software-is-more-important-now-than-ever-before/" TargetMode="External"/><Relationship Id="rId8" Type="http://schemas.openxmlformats.org/officeDocument/2006/relationships/hyperlink" Target="https://www.gnu.org/philosophy/free-software-even-more-important.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