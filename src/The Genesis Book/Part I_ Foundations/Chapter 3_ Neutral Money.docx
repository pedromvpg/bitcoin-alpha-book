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Chapter 3: Neutral Money</w:t>
      </w:r>
      <w:r w:rsidDel="00000000" w:rsidR="00000000" w:rsidRPr="00000000">
        <w:rPr>
          <w:rtl w:val="0"/>
        </w:rPr>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Friedrich Hayek had in the 1930s explained the free market in terms of spontaneous order. He’d argued that individuals acting in their best self-interest could efficiently allocate resources throughout society using the </w:t>
      </w:r>
      <w:r w:rsidDel="00000000" w:rsidR="00000000" w:rsidRPr="00000000">
        <w:rPr>
          <w:rFonts w:ascii="Calibri" w:cs="Calibri" w:eastAsia="Calibri" w:hAnsi="Calibri"/>
          <w:rtl w:val="0"/>
        </w:rPr>
        <w:t xml:space="preserve">price s</w:t>
      </w:r>
      <w:r w:rsidDel="00000000" w:rsidR="00000000" w:rsidRPr="00000000">
        <w:rPr>
          <w:rFonts w:ascii="Calibri" w:cs="Calibri" w:eastAsia="Calibri" w:hAnsi="Calibri"/>
          <w:rtl w:val="0"/>
        </w:rPr>
        <w:t xml:space="preserve">ystem: </w:t>
      </w:r>
      <w:r w:rsidDel="00000000" w:rsidR="00000000" w:rsidRPr="00000000">
        <w:rPr>
          <w:rFonts w:ascii="Calibri" w:cs="Calibri" w:eastAsia="Calibri" w:hAnsi="Calibri"/>
          <w:i w:val="1"/>
          <w:iCs w:val="1"/>
          <w:rtl w:val="0"/>
        </w:rPr>
        <w:t xml:space="preserve">a marvel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only natural, then, that Hayek was keenly interested in the stuff that goods and services are priced </w:t>
      </w:r>
      <w:r w:rsidDel="00000000" w:rsidR="00000000" w:rsidRPr="00000000">
        <w:rPr>
          <w:rFonts w:ascii="Calibri" w:cs="Calibri" w:eastAsia="Calibri" w:hAnsi="Calibri"/>
          <w:i w:val="1"/>
          <w:iCs w:val="1"/>
          <w:rtl w:val="0"/>
        </w:rPr>
        <w:t xml:space="preserve">in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m</w:t>
      </w:r>
      <w:r w:rsidDel="00000000" w:rsidR="00000000" w:rsidRPr="00000000">
        <w:rPr>
          <w:rFonts w:ascii="Calibri" w:cs="Calibri" w:eastAsia="Calibri" w:hAnsi="Calibri"/>
          <w:rtl w:val="0"/>
        </w:rPr>
        <w:t xml:space="preserve">oney.</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Interestingly, money appears to contradict a cornerstone of Austrian economics. The school of thought is built on the assumption that value is subjective: people subjectively value products and services if these products and services fulfill a personal want or need. </w:t>
      </w:r>
      <w:r w:rsidDel="00000000" w:rsidR="00000000" w:rsidRPr="00000000">
        <w:rPr>
          <w:rFonts w:ascii="Calibri" w:cs="Calibri" w:eastAsia="Calibri" w:hAnsi="Calibri"/>
          <w:rtl w:val="0"/>
        </w:rPr>
        <w:t xml:space="preserve">People value shoes because they can wear them, they value apples because they can eat them, and they value cars because they can drive them.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But for most people money doesn’t appear to fulfill any want or need at all.</w:t>
      </w:r>
      <w:r w:rsidDel="00000000" w:rsidR="00000000" w:rsidRPr="00000000">
        <w:rPr>
          <w:rFonts w:ascii="Calibri" w:cs="Calibri" w:eastAsia="Calibri" w:hAnsi="Calibri"/>
          <w:rtl w:val="0"/>
        </w:rPr>
        <w:t xml:space="preserve"> They don’t wear money, or eat it, or drive it.</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Money, in this sense, seems rather worthless</w:t>
      </w:r>
      <w:r w:rsidDel="00000000" w:rsidR="00000000" w:rsidRPr="00000000">
        <w:rPr>
          <w:rFonts w:ascii="Calibri" w:cs="Calibri" w:eastAsia="Calibri" w:hAnsi="Calibri"/>
          <w:rtl w:val="0"/>
        </w:rPr>
        <w:t xml:space="preserve">. Yet, money is broadly accepted as payment in trade.</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The apparent contradiction had in the early twentieth century been addressed by </w:t>
      </w:r>
      <w:r w:rsidDel="00000000" w:rsidR="00000000" w:rsidRPr="00000000">
        <w:rPr>
          <w:rFonts w:ascii="Calibri" w:cs="Calibri" w:eastAsia="Calibri" w:hAnsi="Calibri"/>
          <w:rtl w:val="0"/>
        </w:rPr>
        <w:t xml:space="preserve">Hayek’s mentor at the University of Vienna, Ludwig von Mises.</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Mises’s explanation, called the </w:t>
      </w:r>
      <w:r w:rsidDel="00000000" w:rsidR="00000000" w:rsidRPr="00000000">
        <w:rPr>
          <w:rFonts w:ascii="Calibri" w:cs="Calibri" w:eastAsia="Calibri" w:hAnsi="Calibri"/>
          <w:i w:val="1"/>
          <w:iCs w:val="1"/>
          <w:rtl w:val="0"/>
        </w:rPr>
        <w:t xml:space="preserve">regression theorem</w:t>
      </w:r>
      <w:r w:rsidDel="00000000" w:rsidR="00000000" w:rsidRPr="00000000">
        <w:rPr>
          <w:rFonts w:ascii="Calibri" w:cs="Calibri" w:eastAsia="Calibri" w:hAnsi="Calibri"/>
          <w:rtl w:val="0"/>
        </w:rPr>
        <w:t xml:space="preserve">, accepts that people don’t actually want money. They want what money can buy. They want purchasing power.</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Mises reasoned that the expected purchasing power of money is derived from past performance. If $10 could buy lunch at a restaurant yesterday, people will assume that it’ll buy them lunch tomorrow as well. And the reason that $10 could buy them lunch yesterday, is that the restaurant owner knew it could buy him ten </w:t>
      </w:r>
      <w:ins w:author="Aaron van Wirdum" w:id="0" w:date="2026-01-27T09:33:38Z">
        <w:r w:rsidDel="00000000" w:rsidR="00000000" w:rsidRPr="00000000">
          <w:rPr>
            <w:rFonts w:ascii="Calibri" w:cs="Calibri" w:eastAsia="Calibri" w:hAnsi="Calibri"/>
            <w:rtl w:val="0"/>
            <w:rPrChange w:author="Aaron van Wirdum" w:id="1" w:date="2026-01-27T09:33:38Z">
              <w:rPr>
                <w:rFonts w:ascii="Calibri" w:cs="Calibri" w:eastAsia="Calibri" w:hAnsi="Calibri"/>
              </w:rPr>
            </w:rPrChange>
          </w:rPr>
          <w:t xml:space="preserve">loaves</w:t>
        </w:r>
      </w:ins>
      <w:del w:author="Aaron van Wirdum" w:id="0" w:date="2026-01-27T09:33:38Z">
        <w:r w:rsidDel="00000000" w:rsidR="00000000" w:rsidRPr="00000000">
          <w:rPr>
            <w:rFonts w:ascii="Calibri" w:cs="Calibri" w:eastAsia="Calibri" w:hAnsi="Calibri"/>
            <w:rtl w:val="0"/>
            <w:rPrChange w:author="Aaron van Wirdum" w:id="1" w:date="2026-01-27T09:33:38Z">
              <w:rPr>
                <w:rFonts w:ascii="Calibri" w:cs="Calibri" w:eastAsia="Calibri" w:hAnsi="Calibri"/>
              </w:rPr>
            </w:rPrChange>
          </w:rPr>
          <w:delText xml:space="preserve">loafs</w:delText>
        </w:r>
      </w:del>
      <w:r w:rsidDel="00000000" w:rsidR="00000000" w:rsidRPr="00000000">
        <w:rPr>
          <w:rFonts w:ascii="Calibri" w:cs="Calibri" w:eastAsia="Calibri" w:hAnsi="Calibri"/>
          <w:rtl w:val="0"/>
        </w:rPr>
        <w:t xml:space="preserve"> of bread at the bakery the day before, and therefore probably also the day after. The baker in turn accepted $10 in exchange for his bread because that could buy him a pound of </w:t>
      </w:r>
      <w:r w:rsidDel="00000000" w:rsidR="00000000" w:rsidRPr="00000000">
        <w:rPr>
          <w:rFonts w:ascii="Calibri" w:cs="Calibri" w:eastAsia="Calibri" w:hAnsi="Calibri"/>
          <w:rtl w:val="0"/>
        </w:rPr>
        <w:t xml:space="preserve">flour from the local</w:t>
      </w:r>
      <w:r w:rsidDel="00000000" w:rsidR="00000000" w:rsidRPr="00000000">
        <w:rPr>
          <w:rFonts w:ascii="Calibri" w:cs="Calibri" w:eastAsia="Calibri" w:hAnsi="Calibri"/>
          <w:rtl w:val="0"/>
        </w:rPr>
        <w:t xml:space="preserve"> miller the day before that . . . and so on.</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this of course still leaves an important</w:t>
      </w:r>
      <w:r w:rsidDel="00000000" w:rsidR="00000000" w:rsidRPr="00000000">
        <w:rPr>
          <w:rFonts w:ascii="Calibri" w:cs="Calibri" w:eastAsia="Calibri" w:hAnsi="Calibri"/>
          <w:rtl w:val="0"/>
        </w:rPr>
        <w:t xml:space="preserve"> part of the contradiction un</w:t>
      </w:r>
      <w:r w:rsidDel="00000000" w:rsidR="00000000" w:rsidRPr="00000000">
        <w:rPr>
          <w:rFonts w:ascii="Calibri" w:cs="Calibri" w:eastAsia="Calibri" w:hAnsi="Calibri"/>
          <w:rtl w:val="0"/>
        </w:rPr>
        <w:t xml:space="preserve">resolved: when did people </w:t>
      </w:r>
      <w:r w:rsidDel="00000000" w:rsidR="00000000" w:rsidRPr="00000000">
        <w:rPr>
          <w:rFonts w:ascii="Calibri" w:cs="Calibri" w:eastAsia="Calibri" w:hAnsi="Calibri"/>
          <w:i w:val="1"/>
          <w:iCs w:val="1"/>
          <w:rtl w:val="0"/>
        </w:rPr>
        <w:t xml:space="preserve">first</w:t>
      </w:r>
      <w:r w:rsidDel="00000000" w:rsidR="00000000" w:rsidRPr="00000000">
        <w:rPr>
          <w:rFonts w:ascii="Calibri" w:cs="Calibri" w:eastAsia="Calibri" w:hAnsi="Calibri"/>
          <w:rtl w:val="0"/>
        </w:rPr>
        <w:t xml:space="preserve"> start accepting money and, especially, why? If we go backwards in time—regress—far enough, someone must have been the first to start accepting money, without having any past performance to rely on to estimate future expectations of purchasing power.</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Mises resolved this question by adopting Carl Menger’s theory that money originally emerged from barter.</w:t>
      </w:r>
    </w:p>
    <w:p w:rsidR="00000000" w:rsidDel="00000000" w:rsidP="00000000" w:rsidRDefault="00000000" w:rsidRPr="00000000" w14:paraId="0000000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From Barter to Money</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In a barter economy—an economy without money—people trade goods and services directly. If the shoemaker has a pair of shoes but prefers a loaf of bread, and the baker has a loaf of bread but prefers a pair of shoes, they would trade their products with each other, leaving both of them (subjectively) better off than before.</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Such a barter economy, however, suffers from a problem known as the “double coincidence of wants.” A trade can only happen if two people want the exact product that the other has to offer. The shoemaker can only trade shoes for a loaf of bread if the baker happens to need a new pair . . . but this probably isn’t very often.</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More specialized craftsmen have an even harder time getting what they want in a barter economy, because fewer people need their product. A watchmaker can almost never trade a watch for a loaf of bread or a pair of shoes, because bakers and shoemakers don’t need a new watch all that often.</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opposite is true as well: some products should be relatively easy to trade. Let’s take salt as an example, and let’s assume many people in this economy need salt on a fairly regular basis—to spice up a meal perhaps, or to conserve food. In the lexicon of Menger and the Austrian school, salt is more </w:t>
      </w:r>
      <w:r w:rsidDel="00000000" w:rsidR="00000000" w:rsidRPr="00000000">
        <w:rPr>
          <w:rFonts w:ascii="Calibri" w:cs="Calibri" w:eastAsia="Calibri" w:hAnsi="Calibri"/>
          <w:i w:val="1"/>
          <w:iCs w:val="1"/>
          <w:rtl w:val="0"/>
        </w:rPr>
        <w:t xml:space="preserve">saleable</w:t>
      </w:r>
      <w:r w:rsidDel="00000000" w:rsidR="00000000" w:rsidRPr="00000000">
        <w:rPr>
          <w:rFonts w:ascii="Calibri" w:cs="Calibri" w:eastAsia="Calibri" w:hAnsi="Calibri"/>
          <w:rtl w:val="0"/>
        </w:rPr>
        <w:t xml:space="preserve"> (or “marketable”) than a watch.</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And salt has other benefits, too. It is quite durable; salt doesn’t spoil. It is fairly portable; salt can be carried around in a bag. It is divisible; salt is trivially divided into smaller portions, and smaller portions are just as easily combined into a larger batch. Furthermore, salt is easy to identify, and it is reasonably fungible, meaning different portions are interchangeable; salt is salt. And last but not least, depending on where (and when) you are, salt can also be scarce; it might be hard to get more of it.</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Menger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therefore figured that, when given the option, the watchmaker would be wise to accept a batch of salt in exchange for a watch. Even if he doesn’t have a need for salt himself, the baker certainly does, so the watchmaker can then trade the salt with the baker and finally get himself that loaf of bread.</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And it wouldn’t only be wise for the watchmaker to accept salt in exchange; it would be wise for the shoemaker, too. The baker would probably accept salt in trade more often than he’d accept a pair of shoes. This in turn gives the watchmaker even more options with the salt he’d receive in trade; he can spend it at the baker as well as the shoemaker. </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As more people in this barter economy would start accepting salt in trade in the expectation that others will accept it in trade as well, this would set off a self-reinforcing cycle. For each additional person that accepts salt in trade, salt becomes more attractive to accept in trade for everyone else as well. Salt would emerge as a common </w:t>
      </w:r>
      <w:r w:rsidDel="00000000" w:rsidR="00000000" w:rsidRPr="00000000">
        <w:rPr>
          <w:rFonts w:ascii="Calibri" w:cs="Calibri" w:eastAsia="Calibri" w:hAnsi="Calibri"/>
          <w:i w:val="1"/>
          <w:iCs w:val="1"/>
          <w:rtl w:val="0"/>
        </w:rPr>
        <w:t xml:space="preserve">medium of exchange</w:t>
      </w:r>
      <w:r w:rsidDel="00000000" w:rsidR="00000000" w:rsidRPr="00000000">
        <w:rPr>
          <w:rFonts w:ascii="Calibri" w:cs="Calibri" w:eastAsia="Calibri" w:hAnsi="Calibri"/>
          <w:rtl w:val="0"/>
        </w:rPr>
        <w:t xml:space="preserve">.</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some people in this economy wouldn’t need salt themselves, nor have anything to spend it on right away, they’d learn to trust that it will come in handy eventually. They would therefore start stockpiling salt for future use. With that, salt also becomes a </w:t>
      </w:r>
      <w:r w:rsidDel="00000000" w:rsidR="00000000" w:rsidRPr="00000000">
        <w:rPr>
          <w:rFonts w:ascii="Calibri" w:cs="Calibri" w:eastAsia="Calibri" w:hAnsi="Calibri"/>
          <w:i w:val="1"/>
          <w:iCs w:val="1"/>
          <w:rtl w:val="0"/>
        </w:rPr>
        <w:t xml:space="preserve">store of value</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And eventually, the people in this economy would start to measure the value of products and services in salt. A watch might cost a kilo of salt, a pair of shoes a pound, and a loaf of bread an ounce. </w:t>
      </w:r>
      <w:r w:rsidDel="00000000" w:rsidR="00000000" w:rsidRPr="00000000">
        <w:rPr>
          <w:rFonts w:ascii="Calibri" w:cs="Calibri" w:eastAsia="Calibri" w:hAnsi="Calibri"/>
          <w:rtl w:val="0"/>
        </w:rPr>
        <w:t xml:space="preserve">Salt</w:t>
      </w:r>
      <w:r w:rsidDel="00000000" w:rsidR="00000000" w:rsidRPr="00000000">
        <w:rPr>
          <w:rFonts w:ascii="Calibri" w:cs="Calibri" w:eastAsia="Calibri" w:hAnsi="Calibri"/>
          <w:rtl w:val="0"/>
        </w:rPr>
        <w:t xml:space="preserve"> would be used to set prices, making it a </w:t>
      </w:r>
      <w:r w:rsidDel="00000000" w:rsidR="00000000" w:rsidRPr="00000000">
        <w:rPr>
          <w:rFonts w:ascii="Calibri" w:cs="Calibri" w:eastAsia="Calibri" w:hAnsi="Calibri"/>
          <w:i w:val="1"/>
          <w:iCs w:val="1"/>
          <w:rtl w:val="0"/>
        </w:rPr>
        <w:t xml:space="preserve">unit of account</w:t>
      </w:r>
      <w:r w:rsidDel="00000000" w:rsidR="00000000" w:rsidRPr="00000000">
        <w:rPr>
          <w:rFonts w:ascii="Calibri" w:cs="Calibri" w:eastAsia="Calibri" w:hAnsi="Calibri"/>
          <w:rtl w:val="0"/>
        </w:rPr>
        <w:t xml:space="preserve">.</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As it would acquire these three properties—medium of exchange, store of value, and unit of account—salt would become money.</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rtl w:val="0"/>
        </w:rPr>
        <w:t xml:space="preserve">would</w:t>
      </w:r>
      <w:r w:rsidDel="00000000" w:rsidR="00000000" w:rsidRPr="00000000">
        <w:rPr>
          <w:rFonts w:ascii="Calibri" w:cs="Calibri" w:eastAsia="Calibri" w:hAnsi="Calibri"/>
          <w:rtl w:val="0"/>
        </w:rPr>
        <w:t xml:space="preserve"> in turn also increase the demand for salt. Salt, in this economy, was initially valued for its inherent properties alone—its ability to spice up a meal or conserve food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But as soon as it gets adopted as money, many people would be eager to </w:t>
      </w:r>
      <w:r w:rsidDel="00000000" w:rsidR="00000000" w:rsidRPr="00000000">
        <w:rPr>
          <w:rFonts w:ascii="Calibri" w:cs="Calibri" w:eastAsia="Calibri" w:hAnsi="Calibri"/>
          <w:rtl w:val="0"/>
        </w:rPr>
        <w:t xml:space="preserve">get</w:t>
      </w:r>
      <w:r w:rsidDel="00000000" w:rsidR="00000000" w:rsidRPr="00000000">
        <w:rPr>
          <w:rFonts w:ascii="Calibri" w:cs="Calibri" w:eastAsia="Calibri" w:hAnsi="Calibri"/>
          <w:rtl w:val="0"/>
        </w:rPr>
        <w:t xml:space="preserve"> more salt, since this would allow them to buy any other product. The process of </w:t>
      </w:r>
      <w:r w:rsidDel="00000000" w:rsidR="00000000" w:rsidRPr="00000000">
        <w:rPr>
          <w:rFonts w:ascii="Calibri" w:cs="Calibri" w:eastAsia="Calibri" w:hAnsi="Calibri"/>
          <w:i w:val="1"/>
          <w:iCs w:val="1"/>
          <w:rtl w:val="0"/>
        </w:rPr>
        <w:t xml:space="preserve">monetization</w:t>
      </w:r>
      <w:r w:rsidDel="00000000" w:rsidR="00000000" w:rsidRPr="00000000">
        <w:rPr>
          <w:rFonts w:ascii="Calibri" w:cs="Calibri" w:eastAsia="Calibri" w:hAnsi="Calibri"/>
          <w:rtl w:val="0"/>
        </w:rPr>
        <w:t xml:space="preserve"> would add a </w:t>
      </w:r>
      <w:r w:rsidDel="00000000" w:rsidR="00000000" w:rsidRPr="00000000">
        <w:rPr>
          <w:rFonts w:ascii="Calibri" w:cs="Calibri" w:eastAsia="Calibri" w:hAnsi="Calibri"/>
          <w:i w:val="1"/>
          <w:iCs w:val="1"/>
          <w:rtl w:val="0"/>
        </w:rPr>
        <w:t xml:space="preserve">monetary </w:t>
      </w:r>
      <w:r w:rsidDel="00000000" w:rsidR="00000000" w:rsidRPr="00000000">
        <w:rPr>
          <w:rFonts w:ascii="Calibri" w:cs="Calibri" w:eastAsia="Calibri" w:hAnsi="Calibri"/>
          <w:rtl w:val="0"/>
        </w:rPr>
        <w:t xml:space="preserve">premium </w:t>
      </w:r>
      <w:r w:rsidDel="00000000" w:rsidR="00000000" w:rsidRPr="00000000">
        <w:rPr>
          <w:rFonts w:ascii="Calibri" w:cs="Calibri" w:eastAsia="Calibri" w:hAnsi="Calibri"/>
          <w:rtl w:val="0"/>
        </w:rPr>
        <w:t xml:space="preserve">to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value of </w:t>
      </w:r>
      <w:r w:rsidDel="00000000" w:rsidR="00000000" w:rsidRPr="00000000">
        <w:rPr>
          <w:rFonts w:ascii="Calibri" w:cs="Calibri" w:eastAsia="Calibri" w:hAnsi="Calibri"/>
          <w:rtl w:val="0"/>
        </w:rPr>
        <w:t xml:space="preserve">salt</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This monetary premium explains why people are willing to accept money—in this example, salt—in exchange for goods and services that in and of themselves fulfill more wants or needs, overcoming the apparent contradiction introduced by the subjective theory of value.</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Salt really has been used as money in the past</w:t>
      </w:r>
      <w:r w:rsidDel="00000000" w:rsidR="00000000" w:rsidRPr="00000000">
        <w:rPr>
          <w:rFonts w:ascii="Calibri" w:cs="Calibri" w:eastAsia="Calibri" w:hAnsi="Calibri"/>
          <w:rtl w:val="0"/>
        </w:rPr>
        <w:t xml:space="preserve">. A few thousand years ago, soldiers of the Roman Empire were paid in salt; the modern word “salary” stems from the Latin word </w:t>
      </w:r>
      <w:r w:rsidDel="00000000" w:rsidR="00000000" w:rsidRPr="00000000">
        <w:rPr>
          <w:rFonts w:ascii="Calibri" w:cs="Calibri" w:eastAsia="Calibri" w:hAnsi="Calibri"/>
          <w:i w:val="1"/>
          <w:iCs w:val="1"/>
          <w:rtl w:val="0"/>
        </w:rPr>
        <w:t xml:space="preserve">salarium</w:t>
      </w:r>
      <w:r w:rsidDel="00000000" w:rsidR="00000000" w:rsidRPr="00000000">
        <w:rPr>
          <w:rFonts w:ascii="Calibri" w:cs="Calibri" w:eastAsia="Calibri" w:hAnsi="Calibri"/>
          <w:rtl w:val="0"/>
        </w:rPr>
        <w:t xml:space="preserve">, which means “salt money.” Similarly, when the Italian explorer Marco Polo traveled to China in the thirteenth century, he found that locals paid each other with a type of pancakes made out of salt. And certain Ethiopian tribes even used salt as money as recently as the twentieth century.</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Nevertheless, </w:t>
      </w:r>
      <w:r w:rsidDel="00000000" w:rsidR="00000000" w:rsidRPr="00000000">
        <w:rPr>
          <w:rFonts w:ascii="Calibri" w:cs="Calibri" w:eastAsia="Calibri" w:hAnsi="Calibri"/>
          <w:rtl w:val="0"/>
        </w:rPr>
        <w:t xml:space="preserve">over the course of thousands of years, various civilizations from around the world found that there was another good that was even better suited as money.</w:t>
      </w:r>
      <w:r w:rsidDel="00000000" w:rsidR="00000000" w:rsidRPr="00000000">
        <w:rPr>
          <w:rFonts w:ascii="Calibri" w:cs="Calibri" w:eastAsia="Calibri" w:hAnsi="Calibri"/>
          <w:rtl w:val="0"/>
        </w:rPr>
        <w:t xml:space="preserve"> By the time Mises published his regression theorem, most of the world had settled on using gold.</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properties of gold make it quite suitable as money. </w:t>
      </w:r>
      <w:r w:rsidDel="00000000" w:rsidR="00000000" w:rsidRPr="00000000">
        <w:rPr>
          <w:rFonts w:ascii="Calibri" w:cs="Calibri" w:eastAsia="Calibri" w:hAnsi="Calibri"/>
          <w:rtl w:val="0"/>
        </w:rPr>
        <w:t xml:space="preserve">Gold is incredibly durable:</w:t>
      </w:r>
      <w:r w:rsidDel="00000000" w:rsidR="00000000" w:rsidRPr="00000000">
        <w:rPr>
          <w:rFonts w:ascii="Calibri" w:cs="Calibri" w:eastAsia="Calibri" w:hAnsi="Calibri"/>
          <w:rtl w:val="0"/>
        </w:rPr>
        <w:t xml:space="preserve"> it doesn’t rot, rust, or spoil. It is fairly portable; gold coins can easily be carried around. It is divisible; with the right tools, gold can be melted into smaller chunks, and these smaller portions can be melted back together into larger bars. Gold’s </w:t>
      </w:r>
      <w:r w:rsidDel="00000000" w:rsidR="00000000" w:rsidRPr="00000000">
        <w:rPr>
          <w:rFonts w:ascii="Calibri" w:cs="Calibri" w:eastAsia="Calibri" w:hAnsi="Calibri"/>
          <w:rtl w:val="0"/>
        </w:rPr>
        <w:t xml:space="preserve">properties</w:t>
      </w:r>
      <w:r w:rsidDel="00000000" w:rsidR="00000000" w:rsidRPr="00000000">
        <w:rPr>
          <w:rFonts w:ascii="Calibri" w:cs="Calibri" w:eastAsia="Calibri" w:hAnsi="Calibri"/>
          <w:rtl w:val="0"/>
        </w:rPr>
        <w:t xml:space="preserve"> also make it relatively easy to recognize, while it is perfectly fungible as well. And perhaps most importantly, extracting gold from the crust of the Earth is a difficult and expensive process, and getting more difficult over time as the most easily accessible gold mines are depleted, ensuring some level of scarcity. As a bonus, the yellowish shiny metal is by many considered to be pretty.</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Yet, in more recent centuries, gold was almost never actually used as currency in transactions at all; people generally used banknotes instead. These banknotes could be redeemed for gold, which was initially held securely in reserve by the note-issuing banks. Bank customers found it more convenient to use the notes as medium of exchange while the gold remained locked up in bank vaults.</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It meant that most of the gold held in the banks’ reserves was never claimed at all. This spurred banks to issue and lend out more banknotes than they could actually account for with gold in their vaults; widespread use of paper currency had ushered in the age of </w:t>
      </w:r>
      <w:r w:rsidDel="00000000" w:rsidR="00000000" w:rsidRPr="00000000">
        <w:rPr>
          <w:rFonts w:ascii="Calibri" w:cs="Calibri" w:eastAsia="Calibri" w:hAnsi="Calibri"/>
          <w:rtl w:val="0"/>
        </w:rPr>
        <w:t xml:space="preserve">fractional reserve banking</w:t>
      </w:r>
      <w:r w:rsidDel="00000000" w:rsidR="00000000" w:rsidRPr="00000000">
        <w:rPr>
          <w:rFonts w:ascii="Calibri" w:cs="Calibri" w:eastAsia="Calibri" w:hAnsi="Calibri"/>
          <w:rtl w:val="0"/>
        </w:rPr>
        <w:t xml:space="preserve">. Over time, this had evolved into a complex system of credit, correspondent banks, and clearing houses, tightly interwoven with stock markets and the greater financial system.</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And, ultimately, all of this came to fall under the supervision of central banks like the Federal Reserve. These central banks had ended up managing their countries’ gold reserves against which they issued national currencies—paper notes that could be redeemed for a fixed amount of gold. </w:t>
      </w:r>
      <w:r w:rsidDel="00000000" w:rsidR="00000000" w:rsidRPr="00000000">
        <w:rPr>
          <w:rFonts w:ascii="Calibri" w:cs="Calibri" w:eastAsia="Calibri" w:hAnsi="Calibri"/>
          <w:rtl w:val="0"/>
        </w:rPr>
        <w:t xml:space="preserve">Actual gold was really only used for international trade; at the start of the twentieth century, the world was on a gold standard.</w:t>
      </w:r>
      <w:r w:rsidDel="00000000" w:rsidR="00000000" w:rsidRPr="00000000">
        <w:rPr>
          <w:rtl w:val="0"/>
        </w:rPr>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First </w:t>
      </w:r>
      <w:r w:rsidDel="00000000" w:rsidR="00000000" w:rsidRPr="00000000">
        <w:rPr>
          <w:rFonts w:ascii="Calibri" w:cs="Calibri" w:eastAsia="Calibri" w:hAnsi="Calibri"/>
          <w:rtl w:val="0"/>
        </w:rPr>
        <w:t xml:space="preserve">World War </w:t>
      </w:r>
      <w:r w:rsidDel="00000000" w:rsidR="00000000" w:rsidRPr="00000000">
        <w:rPr>
          <w:rFonts w:ascii="Calibri" w:cs="Calibri" w:eastAsia="Calibri" w:hAnsi="Calibri"/>
          <w:rtl w:val="0"/>
        </w:rPr>
        <w:t xml:space="preserve">had effectively ended the </w:t>
      </w:r>
      <w:r w:rsidDel="00000000" w:rsidR="00000000" w:rsidRPr="00000000">
        <w:rPr>
          <w:rFonts w:ascii="Calibri" w:cs="Calibri" w:eastAsia="Calibri" w:hAnsi="Calibri"/>
          <w:i w:val="1"/>
          <w:iCs w:val="1"/>
          <w:rtl w:val="0"/>
        </w:rPr>
        <w:t xml:space="preserve">classical gold standard</w:t>
      </w:r>
      <w:r w:rsidDel="00000000" w:rsidR="00000000" w:rsidRPr="00000000">
        <w:rPr>
          <w:rFonts w:ascii="Calibri" w:cs="Calibri" w:eastAsia="Calibri" w:hAnsi="Calibri"/>
          <w:rtl w:val="0"/>
        </w:rPr>
        <w:t xml:space="preserve">. Most governments abolished the convertibility of their currencies, </w:t>
      </w:r>
      <w:r w:rsidDel="00000000" w:rsidR="00000000" w:rsidRPr="00000000">
        <w:rPr>
          <w:rFonts w:ascii="Calibri" w:cs="Calibri" w:eastAsia="Calibri" w:hAnsi="Calibri"/>
          <w:rtl w:val="0"/>
        </w:rPr>
        <w:t xml:space="preserve">allowing them to more </w:t>
      </w:r>
      <w:r w:rsidDel="00000000" w:rsidR="00000000" w:rsidRPr="00000000">
        <w:rPr>
          <w:rFonts w:ascii="Calibri" w:cs="Calibri" w:eastAsia="Calibri" w:hAnsi="Calibri"/>
          <w:rtl w:val="0"/>
        </w:rPr>
        <w:t xml:space="preserve">freely finance their war effor</w:t>
      </w:r>
      <w:r w:rsidDel="00000000" w:rsidR="00000000" w:rsidRPr="00000000">
        <w:rPr>
          <w:rFonts w:ascii="Calibri" w:cs="Calibri" w:eastAsia="Calibri" w:hAnsi="Calibri"/>
          <w:rtl w:val="0"/>
        </w:rPr>
        <w:t xml:space="preserve">ts.</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Instead of representing gold, the unbacked national currencies were simply considered to be money by government decree, a form of money called “fiat currency.” (The Latin word “fiat” means “let it be done,” and is typically associated with government decrees.)</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first years after the war had ended, the fiat currencies freely floated in value against one another. This meant that if someone from, say, the United States wanted to </w:t>
      </w:r>
      <w:r w:rsidDel="00000000" w:rsidR="00000000" w:rsidRPr="00000000">
        <w:rPr>
          <w:rFonts w:ascii="Calibri" w:cs="Calibri" w:eastAsia="Calibri" w:hAnsi="Calibri"/>
          <w:rtl w:val="0"/>
        </w:rPr>
        <w:t xml:space="preserve">buy</w:t>
      </w:r>
      <w:r w:rsidDel="00000000" w:rsidR="00000000" w:rsidRPr="00000000">
        <w:rPr>
          <w:rFonts w:ascii="Calibri" w:cs="Calibri" w:eastAsia="Calibri" w:hAnsi="Calibri"/>
          <w:rtl w:val="0"/>
        </w:rPr>
        <w:t xml:space="preserve"> (import) a product from England, they would need to first exchange some of their dollars for pounds. If this happened on a large enough scale, the added demand for pounds would in turn </w:t>
      </w:r>
      <w:r w:rsidDel="00000000" w:rsidR="00000000" w:rsidRPr="00000000">
        <w:rPr>
          <w:rFonts w:ascii="Calibri" w:cs="Calibri" w:eastAsia="Calibri" w:hAnsi="Calibri"/>
          <w:rtl w:val="0"/>
        </w:rPr>
        <w:t xml:space="preserve">drive up the exchange rate against the dollar</w:t>
      </w:r>
      <w:r w:rsidDel="00000000" w:rsidR="00000000" w:rsidRPr="00000000">
        <w:rPr>
          <w:rFonts w:ascii="Calibri" w:cs="Calibri" w:eastAsia="Calibri" w:hAnsi="Calibri"/>
          <w:rtl w:val="0"/>
        </w:rPr>
        <w:t xml:space="preserve"> (it would cost more dollars to buy the same amount of pounds).</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A strong pound would therefore make importing products and services from England more expensive for Americans, thereby putting a br</w:t>
      </w:r>
      <w:ins w:author="Aaron van Wirdum" w:id="2" w:date="2024-01-18T21:18:42Z">
        <w:r w:rsidDel="00000000" w:rsidR="00000000" w:rsidRPr="00000000">
          <w:rPr>
            <w:rFonts w:ascii="Calibri" w:cs="Calibri" w:eastAsia="Calibri" w:hAnsi="Calibri"/>
            <w:rtl w:val="0"/>
          </w:rPr>
          <w:t xml:space="preserve">ake</w:t>
        </w:r>
      </w:ins>
      <w:del w:author="Aaron van Wirdum" w:id="2" w:date="2024-01-18T21:18:42Z">
        <w:r w:rsidDel="00000000" w:rsidR="00000000" w:rsidRPr="00000000">
          <w:rPr>
            <w:rFonts w:ascii="Calibri" w:cs="Calibri" w:eastAsia="Calibri" w:hAnsi="Calibri"/>
            <w:rtl w:val="0"/>
          </w:rPr>
          <w:delText xml:space="preserve">eak</w:delText>
        </w:r>
      </w:del>
      <w:r w:rsidDel="00000000" w:rsidR="00000000" w:rsidRPr="00000000">
        <w:rPr>
          <w:rFonts w:ascii="Calibri" w:cs="Calibri" w:eastAsia="Calibri" w:hAnsi="Calibri"/>
          <w:rtl w:val="0"/>
        </w:rPr>
        <w:t xml:space="preserve"> on England’s exports. Meanwhile, a weak dollar would make importing products and services from the US more attractive for Brits, potentially resulting in increased demand for American ware, in turn resulting in more demand for dollars. Currency value fluctuations would therefore in a way stabilize the trade balance between the two countries.</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his was presumed to be a temporary situation, however; most countries intended to return to a gold standard.</w:t>
      </w:r>
      <w:r w:rsidDel="00000000" w:rsidR="00000000" w:rsidRPr="00000000">
        <w:rPr>
          <w:rFonts w:ascii="Calibri" w:cs="Calibri" w:eastAsia="Calibri" w:hAnsi="Calibri"/>
          <w:rtl w:val="0"/>
        </w:rPr>
        <w:t xml:space="preserve"> Still, influential economists of the time argued that this new gold standard should operate a bit differently than the classical gold standard. Since most of the gold that backed national currencies was never redeemed, central banks could actually issue more currency than they could account for with gold. (In the US, the Fed was allowed to do this as long as they remained within the </w:t>
      </w:r>
      <w:r w:rsidDel="00000000" w:rsidR="00000000" w:rsidRPr="00000000">
        <w:rPr>
          <w:rFonts w:ascii="Calibri" w:cs="Calibri" w:eastAsia="Calibri" w:hAnsi="Calibri"/>
          <w:i w:val="1"/>
          <w:iCs w:val="1"/>
          <w:rtl w:val="0"/>
        </w:rPr>
        <w:t xml:space="preserve">gold coverage ratio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the ratio of gold in reserve versus dollars issued had to be at least 40 percent.)</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This flexibility offered an opportunity to introduce a new type of monetary policy: central banks could inject and extract money from the banking system to manipulate interest rates in order to stabilize the value of money.</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this policy that Hayek had so fiercely critiqued.</w:t>
      </w:r>
    </w:p>
    <w:p w:rsidR="00000000" w:rsidDel="00000000" w:rsidP="00000000" w:rsidRDefault="00000000" w:rsidRPr="00000000" w14:paraId="00000025">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Stabilizers</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The earliest proponent for this new type of monetary policy had been Irving Fisher, a leading economist in the early twentieth century. Fisher was among the very first economists to be concerned about deflation, or more precisely, the deflationary debt spiral. He believed that only stable prices could prevent “the evils of monetary instability.”</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prices of specific goods and services do of course change sometimes, Fisher knew, since supply and demand for different products and services fluctuate over time for all kinds of reasons. It’s the general, average price level that he believed should remain stable over time. To determine the stability of a currency’s purchasing power, Fisher therefore needed some way to establish average prices. And he knew exactly where to look.</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In prior research, the economist had offered empirical evidence to support the quantity theory of money. That theory states that the general price level of goods and services is proportional to the amount of money in circulation. To prove this, Fisher used indices, where each index consisted of a range of goods and services and their average price at a specific point in time. Comparing the indices across different time periods offered insights in the development of the general price level.</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Fisher figured that similar indices could be used to create a stable form of money, where a dollar should buy the same share of an index across time. Such an index would include a sample of all products that the average consumer buys: a </w:t>
      </w:r>
      <w:r w:rsidDel="00000000" w:rsidR="00000000" w:rsidRPr="00000000">
        <w:rPr>
          <w:rFonts w:ascii="Calibri" w:cs="Calibri" w:eastAsia="Calibri" w:hAnsi="Calibri"/>
          <w:i w:val="1"/>
          <w:iCs w:val="1"/>
          <w:rtl w:val="0"/>
        </w:rPr>
        <w:t xml:space="preserve">consumer price </w:t>
      </w:r>
      <w:r w:rsidDel="00000000" w:rsidR="00000000" w:rsidRPr="00000000">
        <w:rPr>
          <w:rFonts w:ascii="Calibri" w:cs="Calibri" w:eastAsia="Calibri" w:hAnsi="Calibri"/>
          <w:rtl w:val="0"/>
        </w:rPr>
        <w:t xml:space="preserve">index (CPI). One year a dollar might buy more potatoes and less carrots, while the next year it might buy more carrots and less potatoes, but the average purchasing power of a dollar as measured using the CPI should remain roughly the same.</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Fisher argued that the Federal Reserve could target stabilization of the dollar by manipulating interest rates, and had in 1920 founded the Stable Money Association to realize this policy change. The group of economists, politicians, and business leaders would push for a stabilization policy through congressional inquiries known as the “stabilization hearings,” while also making their case at international conferences and other venues where monetary policy was a topic of discussion. It helped Fisher’s ideas spread to the highest ranks of the Federal Reserve System, and beyond.</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Stable Money Association soon also found itself an ally in Hayek’s contemporary rival, John Maynard Keynes. But Keynes went even further than Fisher and the Stable Money Association. He proposed that the gold standard should be abandoned altogether. In his 1923 treatise </w:t>
      </w:r>
      <w:r w:rsidDel="00000000" w:rsidR="00000000" w:rsidRPr="00000000">
        <w:rPr>
          <w:rFonts w:ascii="Calibri" w:cs="Calibri" w:eastAsia="Calibri" w:hAnsi="Calibri"/>
          <w:i w:val="1"/>
          <w:iCs w:val="1"/>
          <w:rtl w:val="0"/>
        </w:rPr>
        <w:t xml:space="preserve">A Tract on Monetary Reform</w:t>
      </w:r>
      <w:r w:rsidDel="00000000" w:rsidR="00000000" w:rsidRPr="00000000">
        <w:rPr>
          <w:rFonts w:ascii="Calibri" w:cs="Calibri" w:eastAsia="Calibri" w:hAnsi="Calibri"/>
          <w:rtl w:val="0"/>
        </w:rPr>
        <w:t xml:space="preserve">, the King’s College economist argued that the precious metal wasn’t well suited to guarantee stable prices, because it was itself subject to market sentiments.</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this could indeed be mitigated in part if central banks adopted a more flexible approach to achieve currency stability, Keynes argued that the gold coverage ratio would in the end fundamentally limit central banks’ room for maneuver—and would in practice be ignored whenever that was considered necessary:</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“In truth, the gold standard is already a barbarous relic. [. . .] All of us, from the Governor of the Bank of England downwards, are now primarily interested in preserving the stability of business, prices, and employment, and are not likely, when the choice is forced on us, deliberately to sacrifice these to the outworn dogma.”</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If, instead, money was set free from the constraints of gold altogether, monetary policy could be as flexible as monetary authorities needed it to be.</w:t>
      </w:r>
    </w:p>
    <w:p w:rsidR="00000000" w:rsidDel="00000000" w:rsidP="00000000" w:rsidRDefault="00000000" w:rsidRPr="00000000" w14:paraId="0000002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Rejecting Stable Money</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had rejected central banks’ use of interest rates as a tool, as he believed that this only served to amplify the business cycle. But he also rejected the goal of stabilizing prices itself. Hayek rejected the </w:t>
      </w:r>
      <w:r w:rsidDel="00000000" w:rsidR="00000000" w:rsidRPr="00000000">
        <w:rPr>
          <w:rFonts w:ascii="Calibri" w:cs="Calibri" w:eastAsia="Calibri" w:hAnsi="Calibri"/>
          <w:i w:val="1"/>
          <w:iCs w:val="1"/>
          <w:rtl w:val="0"/>
        </w:rPr>
        <w:t xml:space="preserve">stabilizers</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Prices, Hayek had explained, embed a wide range of information. Because of this, it’s possible that the prices of otherwise identical goods vary in different locations. A crate of bananas might for example be cheaper in Colombia, where bananas are grown, compared to Iceland, to where the bananas would first need to be transported. The cost of transportation </w:t>
      </w:r>
      <w:r w:rsidDel="00000000" w:rsidR="00000000" w:rsidRPr="00000000">
        <w:rPr>
          <w:rFonts w:ascii="Calibri" w:cs="Calibri" w:eastAsia="Calibri" w:hAnsi="Calibri"/>
          <w:rtl w:val="0"/>
        </w:rPr>
        <w:t xml:space="preserve">(and therefore, the cost of fuel and more)</w:t>
      </w:r>
      <w:r w:rsidDel="00000000" w:rsidR="00000000" w:rsidRPr="00000000">
        <w:rPr>
          <w:rFonts w:ascii="Calibri" w:cs="Calibri" w:eastAsia="Calibri" w:hAnsi="Calibri"/>
          <w:rtl w:val="0"/>
        </w:rPr>
        <w:t xml:space="preserve"> would be embedded in the price of the bananas in Iceland.</w:t>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therefore reasoned that, technically, a crate of bananas in Columbia and a crate of bananas in Iceland should be regarded as two different products in an economic sense. The </w:t>
      </w:r>
      <w:r w:rsidDel="00000000" w:rsidR="00000000" w:rsidRPr="00000000">
        <w:rPr>
          <w:rFonts w:ascii="Calibri" w:cs="Calibri" w:eastAsia="Calibri" w:hAnsi="Calibri"/>
          <w:i w:val="1"/>
          <w:iCs w:val="1"/>
          <w:rtl w:val="0"/>
        </w:rPr>
        <w:t xml:space="preserve">interspatial price system</w:t>
      </w:r>
      <w:r w:rsidDel="00000000" w:rsidR="00000000" w:rsidRPr="00000000">
        <w:rPr>
          <w:rFonts w:ascii="Calibri" w:cs="Calibri" w:eastAsia="Calibri" w:hAnsi="Calibri"/>
          <w:rtl w:val="0"/>
        </w:rPr>
        <w:t xml:space="preserve">—different prices in different locations—allowed for efficient allocation of resources across space.</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 economist argued that something similar was true for otherwise identical products in different </w:t>
      </w:r>
      <w:r w:rsidDel="00000000" w:rsidR="00000000" w:rsidRPr="00000000">
        <w:rPr>
          <w:rFonts w:ascii="Calibri" w:cs="Calibri" w:eastAsia="Calibri" w:hAnsi="Calibri"/>
          <w:i w:val="1"/>
          <w:iCs w:val="1"/>
          <w:rtl w:val="0"/>
        </w:rPr>
        <w:t xml:space="preserve">times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in the same way that the interspatial price system allows for efficient allocation of resources across space, the </w:t>
      </w:r>
      <w:r w:rsidDel="00000000" w:rsidR="00000000" w:rsidRPr="00000000">
        <w:rPr>
          <w:rFonts w:ascii="Calibri" w:cs="Calibri" w:eastAsia="Calibri" w:hAnsi="Calibri"/>
          <w:i w:val="1"/>
          <w:iCs w:val="1"/>
          <w:rtl w:val="0"/>
        </w:rPr>
        <w:t xml:space="preserve">intertemporal price system</w:t>
      </w:r>
      <w:r w:rsidDel="00000000" w:rsidR="00000000" w:rsidRPr="00000000">
        <w:rPr>
          <w:rFonts w:ascii="Calibri" w:cs="Calibri" w:eastAsia="Calibri" w:hAnsi="Calibri"/>
          <w:rtl w:val="0"/>
        </w:rPr>
        <w:t xml:space="preserve"> allows for efficient allocation of resources across time.</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Hayek:</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“Strictly speaking, goods which are technically equivalent but available only at different points in time ought to be considered different goods in an economic sense, just as can be said of goods which are technically the same located at different places.”</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rtl w:val="0"/>
        </w:rPr>
        <w:t xml:space="preserve">ree markets foster innovation,</w:t>
      </w:r>
      <w:r w:rsidDel="00000000" w:rsidR="00000000" w:rsidRPr="00000000">
        <w:rPr>
          <w:rFonts w:ascii="Calibri" w:cs="Calibri" w:eastAsia="Calibri" w:hAnsi="Calibri"/>
          <w:rtl w:val="0"/>
        </w:rPr>
        <w:t xml:space="preserve"> and most products tend to become cheaper to produce because of it. Producing a crate of bananas, to stick with that example, becomes more affordable over time as banana farmers benefit from improved technology to manage their plantation. It follows, then, that a crate of bananas in ten years from now should be cheaper than a crate of bananas today; the differences in production cost would be embedded in the respective prices.</w:t>
      </w:r>
      <w:r w:rsidDel="00000000" w:rsidR="00000000" w:rsidRPr="00000000">
        <w:rPr>
          <w:rtl w:val="0"/>
        </w:rPr>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therefore did not believe that stabilizing prices based on indices was desirable at all. If prices are kept artificially stable, it would disturb the intertemporal price system, and ultimately disturb the allocation of resources across </w:t>
      </w:r>
      <w:r w:rsidDel="00000000" w:rsidR="00000000" w:rsidRPr="00000000">
        <w:rPr>
          <w:rFonts w:ascii="Calibri" w:cs="Calibri" w:eastAsia="Calibri" w:hAnsi="Calibri"/>
          <w:rtl w:val="0"/>
        </w:rPr>
        <w:t xml:space="preserve">time</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Let’s say, for example, that a banana farmer expects the price of bananas (like all other consumer products, on average) to remain stable into the </w:t>
      </w:r>
      <w:r w:rsidDel="00000000" w:rsidR="00000000" w:rsidRPr="00000000">
        <w:rPr>
          <w:rFonts w:ascii="Calibri" w:cs="Calibri" w:eastAsia="Calibri" w:hAnsi="Calibri"/>
          <w:rtl w:val="0"/>
        </w:rPr>
        <w:t xml:space="preserve">future</w:t>
      </w:r>
      <w:r w:rsidDel="00000000" w:rsidR="00000000" w:rsidRPr="00000000">
        <w:rPr>
          <w:rFonts w:ascii="Calibri" w:cs="Calibri" w:eastAsia="Calibri" w:hAnsi="Calibri"/>
          <w:rtl w:val="0"/>
        </w:rPr>
        <w:t xml:space="preserve">, while he also knows that his cost of producing bananas will drop. This would incentivize him to invest in production for the future at the expense of production today: he’ll later be able to grow the same amount of bananas for less total cost, while he’ll be able to sell each crate of bananas for the same price as today, thus increasing his overall profits.</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If all producers in the economy think the same way—if they all follow the same incentives and invest in production for the future at the expense of production today—it would result in a shortage of total economic output in the short term and an oversupply in the long term.</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wrote:</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“If, during such a general expansion of output, the expectation is held with certainty that the prices of products will not fall but will remain stable or even rise, </w:t>
      </w:r>
      <w:r w:rsidDel="00000000" w:rsidR="00000000" w:rsidRPr="00000000">
        <w:rPr>
          <w:rFonts w:ascii="Calibri" w:cs="Calibri" w:eastAsia="Calibri" w:hAnsi="Calibri"/>
          <w:rtl w:val="0"/>
        </w:rPr>
        <w:t xml:space="preserve">h</w:t>
      </w:r>
      <w:r w:rsidDel="00000000" w:rsidR="00000000" w:rsidRPr="00000000">
        <w:rPr>
          <w:rFonts w:ascii="Calibri" w:cs="Calibri" w:eastAsia="Calibri" w:hAnsi="Calibri"/>
          <w:rtl w:val="0"/>
        </w:rPr>
        <w:t xml:space="preserve">ence that at the point more distant in time the same or even a higher price can be obtained for the product produced at lesser cost, the outcome must be that production for the later period, in which supply is already at a relatively adequate level, will be further expanded at the cost of that for the earlier period, in which supply is relatively less adequate.”</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For spontaneous order to emerge across time, prices had to be allowed to fall.</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therefore concluded:</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“Acceptance of the necessity for an intertemporal price system is not merely incompatible with, it is diametrically opposed to the prevailing notion that constant prices over time are a precondition for an undisturbed economy.”</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Of course, the Austrian did acknowledge that a fall in prices could in some cases negatively affect the economy as well; he warned against the manipulation of interest rates exactly because it would eventually lead to deflation. However, Hayek argued that deflation is only a problem if the fall in prices is, in fact, caused by a decrease in the money supply. Businesses would in that case indeed earn less than anticipated which, as Fisher had also pointed out, could set in motion a deflationary debt spiral.</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pointed out that if the fall in prices wasn’t caused by a shrinking money supply and instead resulted from cheaper production processes over time, this problem shouldn’t exist:</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 . .] a fall in the price level due to continuous improvements occurring in all branches of production does not have the same troublesome consequences as a deflation. Theory has hitherto scarcely progressed beyond this distinction between the effects of changes in the price level originating on the one hand from the ‘</w:t>
      </w:r>
      <w:r w:rsidDel="00000000" w:rsidR="00000000" w:rsidRPr="00000000">
        <w:rPr>
          <w:rFonts w:ascii="Calibri" w:cs="Calibri" w:eastAsia="Calibri" w:hAnsi="Calibri"/>
          <w:rtl w:val="0"/>
        </w:rPr>
        <w:t xml:space="preserve">goods sid</w:t>
      </w:r>
      <w:r w:rsidDel="00000000" w:rsidR="00000000" w:rsidRPr="00000000">
        <w:rPr>
          <w:rFonts w:ascii="Calibri" w:cs="Calibri" w:eastAsia="Calibri" w:hAnsi="Calibri"/>
          <w:rtl w:val="0"/>
        </w:rPr>
        <w:t xml:space="preserve">e’ and on the other from the ‘money side’.”</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42">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Gold Exchange Standard</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Stable Money Association had, during the period shortly after the First World War, been quick to assert its influence. Just one year after its founding, the group successfully argued their case at the 1922 Genoa Economic and Financial Conference, where representatives of 34 major industrialized countries had gathered to resolve the major economic and political issues facing postwar Europe.</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The representatives at the conference agreed to adopt a </w:t>
      </w:r>
      <w:r w:rsidDel="00000000" w:rsidR="00000000" w:rsidRPr="00000000">
        <w:rPr>
          <w:rFonts w:ascii="Calibri" w:cs="Calibri" w:eastAsia="Calibri" w:hAnsi="Calibri"/>
          <w:i w:val="1"/>
          <w:iCs w:val="1"/>
          <w:rtl w:val="0"/>
        </w:rPr>
        <w:t xml:space="preserve">gold exchange standard</w:t>
      </w:r>
      <w:r w:rsidDel="00000000" w:rsidR="00000000" w:rsidRPr="00000000">
        <w:rPr>
          <w:rFonts w:ascii="Calibri" w:cs="Calibri" w:eastAsia="Calibri" w:hAnsi="Calibri"/>
          <w:rtl w:val="0"/>
        </w:rPr>
        <w:t xml:space="preserve">. National currencies </w:t>
      </w:r>
      <w:r w:rsidDel="00000000" w:rsidR="00000000" w:rsidRPr="00000000">
        <w:rPr>
          <w:rFonts w:ascii="Calibri" w:cs="Calibri" w:eastAsia="Calibri" w:hAnsi="Calibri"/>
          <w:rtl w:val="0"/>
        </w:rPr>
        <w:t xml:space="preserve">would</w:t>
      </w:r>
      <w:r w:rsidDel="00000000" w:rsidR="00000000" w:rsidRPr="00000000">
        <w:rPr>
          <w:rFonts w:ascii="Calibri" w:cs="Calibri" w:eastAsia="Calibri" w:hAnsi="Calibri"/>
          <w:rtl w:val="0"/>
        </w:rPr>
        <w:t xml:space="preserve"> maintain a fixed exchange rate against gold, but central banks were granted relative flexibility to pursue a monetary policy that targeted price stability through the manipulation of interest rates.</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These price stabilization policies had to be managed per country: the stabilizers proposed that a currency’s purchasing power should remain stable within its own national economy. But this meant that if the aggregate price levels in different countries began to vary, the value of their national currencies could fluctuate against one another, potentially affecting international trade.</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stabilizers acknowledged this, but thought it was worth the trade-off.</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 . .] when stability of the internal price level and stability of the external exchanges are incompatible, the former is generally preferable” Keynes wrote, and “when the dilemma is acute, the preservation of the former at the expense of the latter is, fortunately perhaps, the line of least resistance.”</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stabilizers also believed that international trade </w:t>
      </w:r>
      <w:r w:rsidDel="00000000" w:rsidR="00000000" w:rsidRPr="00000000">
        <w:rPr>
          <w:rFonts w:ascii="Calibri" w:cs="Calibri" w:eastAsia="Calibri" w:hAnsi="Calibri"/>
          <w:rtl w:val="0"/>
        </w:rPr>
        <w:t xml:space="preserve">could</w:t>
      </w:r>
      <w:r w:rsidDel="00000000" w:rsidR="00000000" w:rsidRPr="00000000">
        <w:rPr>
          <w:rFonts w:ascii="Calibri" w:cs="Calibri" w:eastAsia="Calibri" w:hAnsi="Calibri"/>
          <w:rtl w:val="0"/>
        </w:rPr>
        <w:t xml:space="preserve"> still happen relatively smoothly under a gold exchange standard, if central banks would adhere to what Keynes had called the </w:t>
      </w:r>
      <w:r w:rsidDel="00000000" w:rsidR="00000000" w:rsidRPr="00000000">
        <w:rPr>
          <w:rFonts w:ascii="Calibri" w:cs="Calibri" w:eastAsia="Calibri" w:hAnsi="Calibri"/>
          <w:i w:val="1"/>
          <w:iCs w:val="1"/>
          <w:rtl w:val="0"/>
        </w:rPr>
        <w:t xml:space="preserve">rules of the game</w:t>
      </w:r>
      <w:r w:rsidDel="00000000" w:rsidR="00000000" w:rsidRPr="00000000">
        <w:rPr>
          <w:rFonts w:ascii="Calibri" w:cs="Calibri" w:eastAsia="Calibri" w:hAnsi="Calibri"/>
          <w:rtl w:val="0"/>
        </w:rPr>
        <w:t xml:space="preserve">. In a nutshell, countries with a trade surplus (that export more than they import) and, therefore, an inflow of gold, were supposed to lower interest rates, thereby stimulating more borrowing, resulting in more currency in circulation, and higher prices overall. Countries with a trade deficit were expected to increase interest rates for the opposite effect.</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The increased price level in countries with a trade surplus should make products from that country less attractive for export, which should help decrease the size of the trade surplus. Meanwhile, lower prices in the countries with trade deficits should make products from these countries more attractive for export, which should help decrease their trade deficit. Much like under a floating fiat currency system, the change in aggregate prices between countries should help bring the trade balance between them into equilibrium.</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too, acknowledged that such a trade equilibrium could be maintained under the gold exchange standard, as it could under the fiat currency standard. But he didn’t agree that that was a good thing. . .</w:t>
      </w:r>
    </w:p>
    <w:p w:rsidR="00000000" w:rsidDel="00000000" w:rsidP="00000000" w:rsidRDefault="00000000" w:rsidRPr="00000000" w14:paraId="0000004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Monetary Nationalism</w:t>
      </w:r>
    </w:p>
    <w:p w:rsidR="00000000" w:rsidDel="00000000" w:rsidP="00000000" w:rsidRDefault="00000000" w:rsidRPr="00000000" w14:paraId="0000004C">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In 1937, </w:t>
      </w:r>
      <w:r w:rsidDel="00000000" w:rsidR="00000000" w:rsidRPr="00000000">
        <w:rPr>
          <w:rFonts w:ascii="Calibri" w:cs="Calibri" w:eastAsia="Calibri" w:hAnsi="Calibri"/>
          <w:rtl w:val="0"/>
        </w:rPr>
        <w:t xml:space="preserve">Hayek tackled both the gold exchange standard and the floating fiat currency system in a series of lectures titled </w:t>
      </w:r>
      <w:r w:rsidDel="00000000" w:rsidR="00000000" w:rsidRPr="00000000">
        <w:rPr>
          <w:rFonts w:ascii="Calibri" w:cs="Calibri" w:eastAsia="Calibri" w:hAnsi="Calibri"/>
          <w:i w:val="1"/>
          <w:iCs w:val="1"/>
          <w:rtl w:val="0"/>
        </w:rPr>
        <w:t xml:space="preserve">Monetary Nationalism and International Stability</w:t>
      </w:r>
      <w:r w:rsidDel="00000000" w:rsidR="00000000" w:rsidRPr="00000000">
        <w:rPr>
          <w:rFonts w:ascii="Calibri" w:cs="Calibri" w:eastAsia="Calibri" w:hAnsi="Calibri"/>
          <w:rtl w:val="0"/>
        </w:rPr>
        <w:t xml:space="preserve">. The lectures offered a broad rejection of international currency arrangements as championed by the stabilizers, arrangements which Hayek had dubbed </w:t>
      </w:r>
      <w:r w:rsidDel="00000000" w:rsidR="00000000" w:rsidRPr="00000000">
        <w:rPr>
          <w:rFonts w:ascii="Calibri" w:cs="Calibri" w:eastAsia="Calibri" w:hAnsi="Calibri"/>
          <w:i w:val="1"/>
          <w:iCs w:val="1"/>
          <w:rtl w:val="0"/>
        </w:rPr>
        <w:t xml:space="preserve">monetary nationalism.</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pointed out that under both the gold exchange standard as well as a floating currency system, those businesses and individuals that benefit from an increase of exports (or, vice versa those that suffered from a decrease) are not necessarily the same businesses or individuals that are responsible for the increase (or decrease) of cross-border trade.</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“Considering the methods available to the banking system to bring about an expansion or contraction [of credit], there is no reason to assume that they can take the money to be extinguished exactly from those persons where it would in the course of time be released if there were no banking system, or that they will place the additional money in the hands of those who would absorb the money if it came to the country by direct transfer from abroad,” Hayek wrote.</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Specifically, the change in interest rates under the gold exchange standard probably wouldn’t reflect what the free market interest rate otherwise would have been. This creates winners and losers; debtors benefit from lower interest rates, while creditors suffer. However, there is no reason to assume that the merchant who increases his exports is a debtor. He might just as well be a creditor, in which case he’d be harmed indirectly by his own increase in international sales.</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Rather than just affecting the two trading parties who do business across borders, international trade under the gold exchange standard essentially caused a redistribution of resources through the credit markets, Hayek pointed out:</w:t>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“There are on the contrary strong grounds for believing that the burden of the change will fall entirely, or to an extent which is in no way justified by the underlying change in the real situation, on investment activity in both countries.”</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Similarly, under a floating fiat currency system resources are distributed beyond the parties that are directly involved with the increase (or decrease) of exports as well, Hayek explained.</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To see why, let’s say there’s a shift in demand from the car industry in the US to the car industry in England. This means that Americans need to exchange dollars for pounds in order to purchase a new car, which affects the relative values of the dollar and the pound. As a consequence, </w:t>
      </w:r>
      <w:r w:rsidDel="00000000" w:rsidR="00000000" w:rsidRPr="00000000">
        <w:rPr>
          <w:rFonts w:ascii="Calibri" w:cs="Calibri" w:eastAsia="Calibri" w:hAnsi="Calibri"/>
          <w:i w:val="1"/>
          <w:iCs w:val="1"/>
          <w:rtl w:val="0"/>
        </w:rPr>
        <w:t xml:space="preserve">all </w:t>
      </w:r>
      <w:r w:rsidDel="00000000" w:rsidR="00000000" w:rsidRPr="00000000">
        <w:rPr>
          <w:rFonts w:ascii="Calibri" w:cs="Calibri" w:eastAsia="Calibri" w:hAnsi="Calibri"/>
          <w:rtl w:val="0"/>
        </w:rPr>
        <w:t xml:space="preserve">products from the United States become cheaper from the perspective of England, while all products from England become more expensive from the perspective of the United States. All exporters in the United States would, as a result, enjoy more sales—at the expense of businesses in England.</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the initial shift in demand in this example only happens between the two car industries, Brits would also be incentivized to buy American food, clothes, or electronics. Not because these products are actually better or cheaper to produce, but purely due to the mechanics of the floating fiat currency system.</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Monetary nationalism, in either form, disturbed spontaneous order across borders, Hayek concluded.</w:t>
      </w:r>
    </w:p>
    <w:p w:rsidR="00000000" w:rsidDel="00000000" w:rsidP="00000000" w:rsidRDefault="00000000" w:rsidRPr="00000000" w14:paraId="00000056">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Neutral Money</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rejected stabilization policies, and he rejected monetary nationalism. Instead, he advocated for a homogenous, borderless type of money with a fixed supply. Or what he called </w:t>
      </w:r>
      <w:r w:rsidDel="00000000" w:rsidR="00000000" w:rsidRPr="00000000">
        <w:rPr>
          <w:rFonts w:ascii="Calibri" w:cs="Calibri" w:eastAsia="Calibri" w:hAnsi="Calibri"/>
          <w:i w:val="1"/>
          <w:iCs w:val="1"/>
          <w:rtl w:val="0"/>
        </w:rPr>
        <w:t xml:space="preserve">neutral money</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dismissed out of hand the stabilizers’ presumption that monetary stability should be measured at the national level. If money can move from one country to another as easily as it can move between regions within the same country, he argued, an overall price increase within a country would simply reflect an increase in demand for goods and services from that country, and it would accurately signal to the market that resources are best allocated to that country so it can produce more goods and services.</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A homogenous money would function straightforwardly in international trade: the payment would affect the sender and the receiver and no one else, no matter in which countries they reside. A borderless currency would therefore best enable the interspatial price system, the Austrian reasoned, allowing people to compare prices across different locations.</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Money with a fixed supply, meanwhile, would best enable the intertemporal price system, allowing people to accurately compare prices across different points in time:</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“It would be possible to conceive of a structure of money prices at successive points in time being established which corresponds to the intertemporal equilibrium system only if the monetary system was one in which any change in the quantity of money was excluded,” Hayek wrote.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most importantly, if the supply of money was fixed, changes in the cost of production across time would be clearly reflected in corresponding changes in prices. Barring other factors, if the cost to produce goods would fall over time, so would prices. A gradual drop in prices—deflation—was the natural outcome of any healthy economy, Hayek believed.</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Yet, Hayek did reckon there was one very real problem with such a homogenous fixed supply currency. He did not think it could be done.</w:t>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For one, even if such a currency could be created, people could still choose to use credit and other substitutes instead of actual money, which constitutes a de facto increase of the money supply.</w:t>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“Obviously [fixing the quantity of the means of exchange once and for all] is out of the question, given the ever-present possibility of using a surrogate money in place of real money,” the Austrian was sad to conclude. “The quantity of that surrogate could not be rigidly tied to that of the real money, and its creation would have precisely the same effect as that of any other expansion of the money supply.”</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But even more importantly, Hayek did not think that a homogenous, fixed-supply currency could be adopted in the first place, because he did not believe there was any international authority that would be trusted to issue such a currency. Something as important as a global monetary standard should offer the strongest guarantee that it will continue to be universally acceptable and accessible, but no known institution could provide this guarantee, Hayek thought:</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 . .] as long as there are separate sovereign States there will always loom large among these eventualities the danger of war, or of the breakdown of the international monetary arrangements for some other reason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Neutral money was impossible because, on a very fundamental level, nations could not trust each other.</w:t>
      </w:r>
    </w:p>
    <w:p w:rsidR="00000000" w:rsidDel="00000000" w:rsidP="00000000" w:rsidRDefault="00000000" w:rsidRPr="00000000" w14:paraId="0000006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Currency Wars</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w:t>
      </w:r>
      <w:r w:rsidDel="00000000" w:rsidR="00000000" w:rsidRPr="00000000">
        <w:rPr>
          <w:rFonts w:ascii="Calibri" w:cs="Calibri" w:eastAsia="Calibri" w:hAnsi="Calibri"/>
          <w:rtl w:val="0"/>
        </w:rPr>
        <w:t xml:space="preserve">his very lack of trust had by the late 1930s also contributed to the breakdown of the gold exchange standard.</w:t>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For his own critique of the gold exchange standard, Hayek assumed a best-case scenario, where participating countries adhered to the rules of the game, which prescribed when and how central banks should adjust their interest rates. But it was already evident that even this best-case scenario had not played out in reality, as several of the participating nations instead engaged in a series of competitive devaluations, in what is sometimes referred to as a “currency war.”</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 national currency is devalued, goods and services are relatively cheap from the perspective of other countries. Currency devaluations can therefore help boost exports, and thereby benefit the national economy, at least temporarily. But there is a flip side. When international demand shifts to the country that devalued its currency, it also means that demand shifts </w:t>
      </w:r>
      <w:r w:rsidDel="00000000" w:rsidR="00000000" w:rsidRPr="00000000">
        <w:rPr>
          <w:rFonts w:ascii="Calibri" w:cs="Calibri" w:eastAsia="Calibri" w:hAnsi="Calibri"/>
          <w:i w:val="1"/>
          <w:iCs w:val="1"/>
          <w:rtl w:val="0"/>
        </w:rPr>
        <w:t xml:space="preserve">away</w:t>
      </w:r>
      <w:r w:rsidDel="00000000" w:rsidR="00000000" w:rsidRPr="00000000">
        <w:rPr>
          <w:rFonts w:ascii="Calibri" w:cs="Calibri" w:eastAsia="Calibri" w:hAnsi="Calibri"/>
          <w:rtl w:val="0"/>
        </w:rPr>
        <w:t xml:space="preserve"> from other countries. </w:t>
      </w:r>
      <w:r w:rsidDel="00000000" w:rsidR="00000000" w:rsidRPr="00000000">
        <w:rPr>
          <w:rFonts w:ascii="Calibri" w:cs="Calibri" w:eastAsia="Calibri" w:hAnsi="Calibri"/>
          <w:rtl w:val="0"/>
        </w:rPr>
        <w:t xml:space="preserve">Their economies tend to suffer as a result.</w:t>
      </w:r>
      <w:r w:rsidDel="00000000" w:rsidR="00000000" w:rsidRPr="00000000">
        <w:rPr>
          <w:rtl w:val="0"/>
        </w:rPr>
      </w:r>
    </w:p>
    <w:p w:rsidR="00000000" w:rsidDel="00000000" w:rsidP="00000000" w:rsidRDefault="00000000" w:rsidRPr="00000000" w14:paraId="00000067">
      <w:pPr>
        <w:spacing w:after="200" w:lineRule="auto"/>
        <w:rPr>
          <w:rFonts w:ascii="Calibri" w:cs="Calibri" w:eastAsia="Calibri" w:hAnsi="Calibri"/>
        </w:rPr>
      </w:pPr>
      <w:r w:rsidDel="00000000" w:rsidR="00000000" w:rsidRPr="00000000">
        <w:rPr>
          <w:rFonts w:ascii="Calibri" w:cs="Calibri" w:eastAsia="Calibri" w:hAnsi="Calibri"/>
          <w:rtl w:val="0"/>
        </w:rPr>
        <w:t xml:space="preserve">The fastest way for these other countries to regain their competitiveness is to devalue their own currencies as well, which should restore trade balances to their original state. But all money, across all these economies, would as a consequence be worth less than before, which, most obviously, hurts savers, creditors, and people with a fixed income. If everyone engages in a currency war, no one wins.</w:t>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Yet, this did not stop countries from doing exactly that. Even before the introduction of the gold exchange standard, Germany had started this series of devaluations rather spectacularly in 1921 by hyperinflating its currency in order to make reparation payments for the war, with Hayek’s home country of Austria following shortly behind. France was next, though (as one of the victors of the First World War) not to the same extreme extent; it devalued the franc right before adopting the new gold standard in 1925. In response, England suspended gold convertibility in 1931, just a few years into the new international monetary arrangement, in order to devalue the pound.</w:t>
      </w:r>
    </w:p>
    <w:p w:rsidR="00000000" w:rsidDel="00000000" w:rsidP="00000000" w:rsidRDefault="00000000" w:rsidRPr="00000000" w14:paraId="00000069">
      <w:pPr>
        <w:spacing w:after="200" w:lineRule="auto"/>
        <w:rPr>
          <w:rFonts w:ascii="Calibri" w:cs="Calibri" w:eastAsia="Calibri" w:hAnsi="Calibri"/>
        </w:rPr>
      </w:pPr>
      <w:r w:rsidDel="00000000" w:rsidR="00000000" w:rsidRPr="00000000">
        <w:rPr>
          <w:rFonts w:ascii="Calibri" w:cs="Calibri" w:eastAsia="Calibri" w:hAnsi="Calibri"/>
          <w:rtl w:val="0"/>
        </w:rPr>
        <w:t xml:space="preserve">As one of the few countries that had upheld (a limited form of) </w:t>
      </w:r>
      <w:r w:rsidDel="00000000" w:rsidR="00000000" w:rsidRPr="00000000">
        <w:rPr>
          <w:rFonts w:ascii="Calibri" w:cs="Calibri" w:eastAsia="Calibri" w:hAnsi="Calibri"/>
          <w:rtl w:val="0"/>
        </w:rPr>
        <w:t xml:space="preserve">gold convertibility during the war,</w:t>
      </w:r>
      <w:r w:rsidDel="00000000" w:rsidR="00000000" w:rsidRPr="00000000">
        <w:rPr>
          <w:rFonts w:ascii="Calibri" w:cs="Calibri" w:eastAsia="Calibri" w:hAnsi="Calibri"/>
          <w:rtl w:val="0"/>
        </w:rPr>
        <w:t xml:space="preserve"> the United States was initially hesitant to partake in any currency devaluations. A troy ounce of gold was worth exactly $20.67, and the Federal Reserve was by the early 1930s still required to respect the gold coverage ratio of 40 percent.</w:t>
      </w:r>
    </w:p>
    <w:p w:rsidR="00000000" w:rsidDel="00000000" w:rsidP="00000000" w:rsidRDefault="00000000" w:rsidRPr="00000000" w14:paraId="0000006A">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this coverage ratio started to represent a limiting factor as president Franklin Roosevelt was applying Keynesian methods in his attempt to spend the American economy out of its economic depression. He eventually decided to remove the obstacles he found in his way in an unprecedented manner.</w:t>
      </w:r>
    </w:p>
    <w:p w:rsidR="00000000" w:rsidDel="00000000" w:rsidP="00000000" w:rsidRDefault="00000000" w:rsidRPr="00000000" w14:paraId="0000006B">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w:t>
      </w:r>
      <w:r w:rsidDel="00000000" w:rsidR="00000000" w:rsidRPr="00000000">
        <w:rPr>
          <w:rFonts w:ascii="Calibri" w:cs="Calibri" w:eastAsia="Calibri" w:hAnsi="Calibri"/>
          <w:rtl w:val="0"/>
        </w:rPr>
        <w:t xml:space="preserve"> Executive Order 6102</w:t>
      </w:r>
      <w:r w:rsidDel="00000000" w:rsidR="00000000" w:rsidRPr="00000000">
        <w:rPr>
          <w:rFonts w:ascii="Calibri" w:cs="Calibri" w:eastAsia="Calibri" w:hAnsi="Calibri"/>
          <w:rtl w:val="0"/>
        </w:rPr>
        <w:t xml:space="preserve">, signed into effect with warm endorsements from Keynes,</w:t>
      </w:r>
      <w:r w:rsidDel="00000000" w:rsidR="00000000" w:rsidRPr="00000000">
        <w:rPr>
          <w:rFonts w:ascii="Calibri" w:cs="Calibri" w:eastAsia="Calibri" w:hAnsi="Calibri"/>
          <w:vertAlign w:val="superscript"/>
        </w:rPr>
        <w:footnoteReference w:customMarkFollows="0" w:id="16"/>
      </w:r>
      <w:r w:rsidDel="00000000" w:rsidR="00000000" w:rsidRPr="00000000">
        <w:rPr>
          <w:rFonts w:ascii="Calibri" w:cs="Calibri" w:eastAsia="Calibri" w:hAnsi="Calibri"/>
          <w:rtl w:val="0"/>
        </w:rPr>
        <w:t xml:space="preserve"> FDR in 1933 outright banned “the hoarding of gold coin, gold bullion, and gold certificates within the continental United States.”</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 All US citizens were ordered to exchange any gold they had for dollars at their local Federal Reserve member bank for the fixed rate of $20.67. Noncompliance was </w:t>
      </w:r>
      <w:r w:rsidDel="00000000" w:rsidR="00000000" w:rsidRPr="00000000">
        <w:rPr>
          <w:rFonts w:ascii="Calibri" w:cs="Calibri" w:eastAsia="Calibri" w:hAnsi="Calibri"/>
          <w:rtl w:val="0"/>
        </w:rPr>
        <w:t xml:space="preserve">punishable</w:t>
      </w:r>
      <w:r w:rsidDel="00000000" w:rsidR="00000000" w:rsidRPr="00000000">
        <w:rPr>
          <w:rFonts w:ascii="Calibri" w:cs="Calibri" w:eastAsia="Calibri" w:hAnsi="Calibri"/>
          <w:rtl w:val="0"/>
        </w:rPr>
        <w:t xml:space="preserve"> by a $10,000 penalty and up to ten years imprisonment.</w:t>
      </w:r>
    </w:p>
    <w:p w:rsidR="00000000" w:rsidDel="00000000" w:rsidP="00000000" w:rsidRDefault="00000000" w:rsidRPr="00000000" w14:paraId="0000006C">
      <w:pPr>
        <w:spacing w:after="200" w:lineRule="auto"/>
        <w:rPr>
          <w:rFonts w:ascii="Calibri" w:cs="Calibri" w:eastAsia="Calibri" w:hAnsi="Calibri"/>
        </w:rPr>
      </w:pPr>
      <w:r w:rsidDel="00000000" w:rsidR="00000000" w:rsidRPr="00000000">
        <w:rPr>
          <w:rFonts w:ascii="Calibri" w:cs="Calibri" w:eastAsia="Calibri" w:hAnsi="Calibri"/>
          <w:rtl w:val="0"/>
        </w:rPr>
        <w:t xml:space="preserve">A few months later, Roosevelt devalued the dollar to $35 per troy ounce, in effect increasing the Federal Reserve’s gold reserve ratio by roughly 69 percent overnight. It represented another nail in the coffin of the gold exchange standard.</w:t>
      </w:r>
    </w:p>
    <w:p w:rsidR="00000000" w:rsidDel="00000000" w:rsidP="00000000" w:rsidRDefault="00000000" w:rsidRPr="00000000" w14:paraId="0000006D">
      <w:pPr>
        <w:spacing w:after="200" w:lineRule="auto"/>
        <w:rPr>
          <w:rFonts w:ascii="Calibri" w:cs="Calibri" w:eastAsia="Calibri" w:hAnsi="Calibri"/>
        </w:rPr>
      </w:pPr>
      <w:r w:rsidDel="00000000" w:rsidR="00000000" w:rsidRPr="00000000">
        <w:rPr>
          <w:rFonts w:ascii="Calibri" w:cs="Calibri" w:eastAsia="Calibri" w:hAnsi="Calibri"/>
          <w:rtl w:val="0"/>
        </w:rPr>
        <w:t xml:space="preserve">Then it was Europe’s turn again, starting with the French who in 1936 devalued their currency for a second time. And when more countries started following England’s lead to drop gold completely in order to devalue their currencies in the years that followed, the gold exchange standard was abandoned completely barely a decade after it was installed.</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6E">
      <w:pPr>
        <w:spacing w:after="200" w:lineRule="auto"/>
        <w:rPr>
          <w:rFonts w:ascii="Calibri" w:cs="Calibri" w:eastAsia="Calibri" w:hAnsi="Calibri"/>
        </w:rPr>
      </w:pPr>
      <w:r w:rsidDel="00000000" w:rsidR="00000000" w:rsidRPr="00000000">
        <w:rPr>
          <w:rFonts w:ascii="Calibri" w:cs="Calibri" w:eastAsia="Calibri" w:hAnsi="Calibri"/>
          <w:rtl w:val="0"/>
        </w:rPr>
        <w:t xml:space="preserve">The series of currency devaluations, combined with a deep economic depression, was taking its toll—especially in the countries that had in 1918 </w:t>
      </w:r>
      <w:r w:rsidDel="00000000" w:rsidR="00000000" w:rsidRPr="00000000">
        <w:rPr>
          <w:rFonts w:ascii="Calibri" w:cs="Calibri" w:eastAsia="Calibri" w:hAnsi="Calibri"/>
          <w:rtl w:val="0"/>
        </w:rPr>
        <w:t xml:space="preserve">lost the war</w:t>
      </w:r>
      <w:r w:rsidDel="00000000" w:rsidR="00000000" w:rsidRPr="00000000">
        <w:rPr>
          <w:rFonts w:ascii="Calibri" w:cs="Calibri" w:eastAsia="Calibri" w:hAnsi="Calibri"/>
          <w:rtl w:val="0"/>
        </w:rPr>
        <w:t xml:space="preserve">. Destroyed savings, widespread unemployment, and a lack of prospects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 large parts of Europe represented a source of uncertainty, despair and, ultimately, anger.</w:t>
      </w:r>
    </w:p>
    <w:p w:rsidR="00000000" w:rsidDel="00000000" w:rsidP="00000000" w:rsidRDefault="00000000" w:rsidRPr="00000000" w14:paraId="0000006F">
      <w:pPr>
        <w:spacing w:after="200" w:lineRule="auto"/>
        <w:rPr>
          <w:rFonts w:ascii="Calibri" w:cs="Calibri" w:eastAsia="Calibri" w:hAnsi="Calibri"/>
        </w:rPr>
      </w:pPr>
      <w:r w:rsidDel="00000000" w:rsidR="00000000" w:rsidRPr="00000000">
        <w:rPr>
          <w:rFonts w:ascii="Calibri" w:cs="Calibri" w:eastAsia="Calibri" w:hAnsi="Calibri"/>
          <w:rtl w:val="0"/>
        </w:rPr>
        <w:t xml:space="preserve">It provided a fertile feeding ground for a new and particularly violent, nationalist, racist, and authoritarian collectivist ideology. Fascism was taking hold across the </w:t>
      </w:r>
      <w:r w:rsidDel="00000000" w:rsidR="00000000" w:rsidRPr="00000000">
        <w:rPr>
          <w:rFonts w:ascii="Calibri" w:cs="Calibri" w:eastAsia="Calibri" w:hAnsi="Calibri"/>
          <w:rtl w:val="0"/>
        </w:rPr>
        <w:t xml:space="preserve">continent</w:t>
      </w:r>
      <w:r w:rsidDel="00000000" w:rsidR="00000000" w:rsidRPr="00000000">
        <w:rPr>
          <w:rFonts w:ascii="Calibri" w:cs="Calibri" w:eastAsia="Calibri" w:hAnsi="Calibri"/>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sz w:val="17"/>
          <w:szCs w:val="17"/>
          <w:rtl w:val="0"/>
        </w:rPr>
        <w:t xml:space="preserve"> </w:t>
      </w:r>
      <w:r w:rsidDel="00000000" w:rsidR="00000000" w:rsidRPr="00000000">
        <w:rPr>
          <w:sz w:val="20"/>
          <w:szCs w:val="20"/>
          <w:rtl w:val="0"/>
        </w:rPr>
        <w:t xml:space="preserve">Ludwig von Mises, </w:t>
      </w:r>
      <w:r w:rsidDel="00000000" w:rsidR="00000000" w:rsidRPr="00000000">
        <w:rPr>
          <w:i w:val="1"/>
          <w:iCs w:val="1"/>
          <w:sz w:val="20"/>
          <w:szCs w:val="20"/>
          <w:rtl w:val="0"/>
        </w:rPr>
        <w:t xml:space="preserve">The Theory of Money and Credit</w:t>
      </w:r>
      <w:r w:rsidDel="00000000" w:rsidR="00000000" w:rsidRPr="00000000">
        <w:rPr>
          <w:sz w:val="20"/>
          <w:szCs w:val="20"/>
          <w:rtl w:val="0"/>
        </w:rPr>
        <w:t xml:space="preserve">, trans. J.E. Batson (New Haven, CT: Yale University Press, 1953).</w:t>
      </w:r>
    </w:p>
  </w:footnote>
  <w:footnote w:id="1">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sometimes considered “intrinsic value,” which is a common expression in economics to signify that a good has economic use value apart from its monetary role. Austrians generally reject the idea that products actually have intrinsic value at all, however: value is always subjective.</w:t>
      </w:r>
    </w:p>
  </w:footnote>
  <w:footnote w:id="2">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More recent archeological research published in David Graeber’s </w:t>
      </w:r>
      <w:r w:rsidDel="00000000" w:rsidR="00000000" w:rsidRPr="00000000">
        <w:rPr>
          <w:i w:val="1"/>
          <w:iCs w:val="1"/>
          <w:sz w:val="20"/>
          <w:szCs w:val="20"/>
          <w:rtl w:val="0"/>
        </w:rPr>
        <w:t xml:space="preserve">Debt: The First 5,000 Years </w:t>
      </w:r>
      <w:r w:rsidDel="00000000" w:rsidR="00000000" w:rsidRPr="00000000">
        <w:rPr>
          <w:sz w:val="20"/>
          <w:szCs w:val="20"/>
          <w:rtl w:val="0"/>
        </w:rPr>
        <w:t xml:space="preserve">(New York: Melville House, 2011)</w:t>
      </w:r>
      <w:r w:rsidDel="00000000" w:rsidR="00000000" w:rsidRPr="00000000">
        <w:rPr>
          <w:sz w:val="20"/>
          <w:szCs w:val="20"/>
          <w:rtl w:val="0"/>
        </w:rPr>
        <w:t xml:space="preserve">, suggests that there was never a pure barter economy as described in the regression theorem. Instead, the oldest human civilizations used debt as their first currency. However, debt only works as currency in high-trust, reputation-based environments. In low-trust environments, gold was often the currency of choice, and it’s entirely feasible that the precious metal garnered this status over time through a process resembling what is described in the regression theorem.</w:t>
      </w:r>
    </w:p>
  </w:footnote>
  <w:footnote w:id="5">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John Maynard Keynes, </w:t>
      </w:r>
      <w:r w:rsidDel="00000000" w:rsidR="00000000" w:rsidRPr="00000000">
        <w:rPr>
          <w:i w:val="1"/>
          <w:iCs w:val="1"/>
          <w:sz w:val="20"/>
          <w:szCs w:val="20"/>
          <w:rtl w:val="0"/>
        </w:rPr>
        <w:t xml:space="preserve">A Tract on Monetary Reform</w:t>
      </w:r>
      <w:r w:rsidDel="00000000" w:rsidR="00000000" w:rsidRPr="00000000">
        <w:rPr>
          <w:sz w:val="20"/>
          <w:szCs w:val="20"/>
          <w:rtl w:val="0"/>
        </w:rPr>
        <w:t xml:space="preserve"> (London: Macmillan and Co, 1923),</w:t>
      </w:r>
      <w:r w:rsidDel="00000000" w:rsidR="00000000" w:rsidRPr="00000000">
        <w:rPr>
          <w:sz w:val="20"/>
          <w:szCs w:val="20"/>
          <w:rtl w:val="0"/>
        </w:rPr>
        <w:t xml:space="preserve"> 173.</w:t>
      </w:r>
    </w:p>
  </w:footnote>
  <w:footnote w:id="6">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Friedrich A. Hayek, “Intertemporal Price Equilibrium and Movements in the Value of Money,” in </w:t>
      </w:r>
      <w:r w:rsidDel="00000000" w:rsidR="00000000" w:rsidRPr="00000000">
        <w:rPr>
          <w:i w:val="1"/>
          <w:iCs w:val="1"/>
          <w:sz w:val="20"/>
          <w:szCs w:val="20"/>
          <w:rtl w:val="0"/>
        </w:rPr>
        <w:t xml:space="preserve">The Collected Works of F.A. Hayek, Good Money: part I</w:t>
      </w:r>
      <w:r w:rsidDel="00000000" w:rsidR="00000000" w:rsidRPr="00000000">
        <w:rPr>
          <w:sz w:val="20"/>
          <w:szCs w:val="20"/>
          <w:rtl w:val="0"/>
        </w:rPr>
        <w:t xml:space="preserve">, ed. Stephen Kresge (Indianapolis, IN: Liberty Fund, 2009), 195.</w:t>
      </w:r>
    </w:p>
  </w:footnote>
  <w:footnote w:id="7">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 “Intertemporal Price Equilibrium,” 207.</w:t>
      </w:r>
    </w:p>
  </w:footnote>
  <w:footnote w:id="8">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 “Intertemporal Price Equilibrium,”</w:t>
      </w:r>
      <w:r w:rsidDel="00000000" w:rsidR="00000000" w:rsidRPr="00000000">
        <w:rPr>
          <w:sz w:val="20"/>
          <w:szCs w:val="20"/>
          <w:rtl w:val="0"/>
        </w:rPr>
        <w:t xml:space="preserve"> 190.</w:t>
      </w:r>
    </w:p>
  </w:footnote>
  <w:footnote w:id="9">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 “Intertemporal Price Equilibrium,”</w:t>
      </w:r>
      <w:r w:rsidDel="00000000" w:rsidR="00000000" w:rsidRPr="00000000">
        <w:rPr>
          <w:sz w:val="20"/>
          <w:szCs w:val="20"/>
          <w:rtl w:val="0"/>
        </w:rPr>
        <w:t xml:space="preserve"> 214.</w:t>
      </w:r>
    </w:p>
  </w:footnote>
  <w:footnote w:id="10">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Keynes, </w:t>
      </w:r>
      <w:r w:rsidDel="00000000" w:rsidR="00000000" w:rsidRPr="00000000">
        <w:rPr>
          <w:i w:val="1"/>
          <w:iCs w:val="1"/>
          <w:sz w:val="20"/>
          <w:szCs w:val="20"/>
          <w:rtl w:val="0"/>
        </w:rPr>
        <w:t xml:space="preserve">Tract</w:t>
      </w:r>
      <w:r w:rsidDel="00000000" w:rsidR="00000000" w:rsidRPr="00000000">
        <w:rPr>
          <w:sz w:val="20"/>
          <w:szCs w:val="20"/>
          <w:rtl w:val="0"/>
        </w:rPr>
        <w:t xml:space="preserve">, 164.</w:t>
      </w:r>
    </w:p>
  </w:footnote>
  <w:footnote w:id="11">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“Monetary Nationalism and International Stability,” in </w:t>
      </w:r>
      <w:r w:rsidDel="00000000" w:rsidR="00000000" w:rsidRPr="00000000">
        <w:rPr>
          <w:i w:val="1"/>
          <w:iCs w:val="1"/>
          <w:sz w:val="20"/>
          <w:szCs w:val="20"/>
          <w:rtl w:val="0"/>
        </w:rPr>
        <w:t xml:space="preserve">The Collected Works of F.A. Hayek, Good Money: part II</w:t>
      </w:r>
      <w:r w:rsidDel="00000000" w:rsidR="00000000" w:rsidRPr="00000000">
        <w:rPr>
          <w:sz w:val="20"/>
          <w:szCs w:val="20"/>
          <w:rtl w:val="0"/>
        </w:rPr>
        <w:t xml:space="preserve">, ed. Stephen Kresge (Indianapolis, IN: Liberty Fund, 2009): 55.</w:t>
      </w:r>
    </w:p>
  </w:footnote>
  <w:footnote w:id="12">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“Monetary Nationalism,” 55–56.</w:t>
      </w:r>
      <w:r w:rsidDel="00000000" w:rsidR="00000000" w:rsidRPr="00000000">
        <w:rPr>
          <w:rtl w:val="0"/>
        </w:rPr>
      </w:r>
    </w:p>
  </w:footnote>
  <w:footnote w:id="13">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“Intertemporal Price Equilibrium,” 212.</w:t>
      </w:r>
      <w:r w:rsidDel="00000000" w:rsidR="00000000" w:rsidRPr="00000000">
        <w:rPr>
          <w:rtl w:val="0"/>
        </w:rPr>
      </w:r>
    </w:p>
  </w:footnote>
  <w:footnote w:id="15">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“Monetary Nationalism,”</w:t>
      </w:r>
      <w:r w:rsidDel="00000000" w:rsidR="00000000" w:rsidRPr="00000000">
        <w:rPr>
          <w:i w:val="1"/>
          <w:iCs w:val="1"/>
          <w:sz w:val="20"/>
          <w:szCs w:val="20"/>
          <w:rtl w:val="0"/>
        </w:rPr>
        <w:t xml:space="preserve"> </w:t>
      </w:r>
      <w:r w:rsidDel="00000000" w:rsidR="00000000" w:rsidRPr="00000000">
        <w:rPr>
          <w:sz w:val="20"/>
          <w:szCs w:val="20"/>
          <w:rtl w:val="0"/>
        </w:rPr>
        <w:t xml:space="preserve">87</w:t>
      </w:r>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a1714"/>
          <w:sz w:val="20"/>
          <w:szCs w:val="20"/>
          <w:highlight w:val="white"/>
          <w:rtl w:val="0"/>
        </w:rPr>
        <w:t xml:space="preserve">Irving Fisher, </w:t>
      </w:r>
      <w:r w:rsidDel="00000000" w:rsidR="00000000" w:rsidRPr="00000000">
        <w:rPr>
          <w:i w:val="1"/>
          <w:iCs w:val="1"/>
          <w:color w:val="1a1714"/>
          <w:sz w:val="20"/>
          <w:szCs w:val="20"/>
          <w:highlight w:val="white"/>
          <w:rtl w:val="0"/>
        </w:rPr>
        <w:t xml:space="preserve">The Purchasing Power of Money</w:t>
      </w:r>
      <w:r w:rsidDel="00000000" w:rsidR="00000000" w:rsidRPr="00000000">
        <w:rPr>
          <w:color w:val="1a1714"/>
          <w:sz w:val="20"/>
          <w:szCs w:val="20"/>
          <w:highlight w:val="white"/>
          <w:rtl w:val="0"/>
        </w:rPr>
        <w:t xml:space="preserve"> (New York: The Macmillan Company, 1920).</w:t>
      </w:r>
      <w:r w:rsidDel="00000000" w:rsidR="00000000" w:rsidRPr="00000000">
        <w:rPr>
          <w:rtl w:val="0"/>
        </w:rPr>
      </w:r>
    </w:p>
  </w:footnote>
  <w:footnote w:id="3">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Nicholas Dimsdale, “British Monetary Policy and the Exchange Rate 1920-1938,” </w:t>
      </w:r>
      <w:r w:rsidDel="00000000" w:rsidR="00000000" w:rsidRPr="00000000">
        <w:rPr>
          <w:i w:val="1"/>
          <w:iCs w:val="1"/>
          <w:sz w:val="20"/>
          <w:szCs w:val="20"/>
          <w:rtl w:val="0"/>
        </w:rPr>
        <w:t xml:space="preserve">Oxford Economic Papers </w:t>
      </w:r>
      <w:r w:rsidDel="00000000" w:rsidR="00000000" w:rsidRPr="00000000">
        <w:rPr>
          <w:sz w:val="20"/>
          <w:szCs w:val="20"/>
          <w:rtl w:val="0"/>
        </w:rPr>
        <w:t xml:space="preserve">33, New Series (Jul. 1981): 307–49.</w:t>
      </w:r>
      <w:r w:rsidDel="00000000" w:rsidR="00000000" w:rsidRPr="00000000">
        <w:rPr>
          <w:rtl w:val="0"/>
        </w:rPr>
      </w:r>
    </w:p>
  </w:footnote>
  <w:footnote w:id="18">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James Rickards, </w:t>
      </w:r>
      <w:r w:rsidDel="00000000" w:rsidR="00000000" w:rsidRPr="00000000">
        <w:rPr>
          <w:i w:val="1"/>
          <w:iCs w:val="1"/>
          <w:sz w:val="20"/>
          <w:szCs w:val="20"/>
          <w:rtl w:val="0"/>
        </w:rPr>
        <w:t xml:space="preserve">Currency Wars: The Making of the Next Global Crisis</w:t>
      </w:r>
      <w:r w:rsidDel="00000000" w:rsidR="00000000" w:rsidRPr="00000000">
        <w:rPr>
          <w:sz w:val="20"/>
          <w:szCs w:val="20"/>
          <w:rtl w:val="0"/>
        </w:rPr>
        <w:t xml:space="preserve"> (New York: Portfolio 2012), </w:t>
      </w:r>
      <w:r w:rsidDel="00000000" w:rsidR="00000000" w:rsidRPr="00000000">
        <w:rPr>
          <w:sz w:val="20"/>
          <w:szCs w:val="20"/>
          <w:rtl w:val="0"/>
        </w:rPr>
        <w:t xml:space="preserve">56–77.</w:t>
      </w:r>
    </w:p>
  </w:footnote>
  <w:footnote w:id="14">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 “Intertemporal Price Equilibrium,”</w:t>
      </w:r>
      <w:r w:rsidDel="00000000" w:rsidR="00000000" w:rsidRPr="00000000">
        <w:rPr>
          <w:sz w:val="20"/>
          <w:szCs w:val="20"/>
          <w:rtl w:val="0"/>
        </w:rPr>
        <w:t xml:space="preserve"> 217.</w:t>
      </w:r>
      <w:r w:rsidDel="00000000" w:rsidR="00000000" w:rsidRPr="00000000">
        <w:rPr>
          <w:rtl w:val="0"/>
        </w:rPr>
      </w:r>
    </w:p>
  </w:footnote>
  <w:footnote w:id="16">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Nicholas Wapshott, </w:t>
      </w:r>
      <w:r w:rsidDel="00000000" w:rsidR="00000000" w:rsidRPr="00000000">
        <w:rPr>
          <w:i w:val="1"/>
          <w:iCs w:val="1"/>
          <w:sz w:val="20"/>
          <w:szCs w:val="20"/>
          <w:rtl w:val="0"/>
        </w:rPr>
        <w:t xml:space="preserve">Keynes Hayek: The Clash That Defined Modern Economics</w:t>
      </w:r>
      <w:r w:rsidDel="00000000" w:rsidR="00000000" w:rsidRPr="00000000">
        <w:rPr>
          <w:sz w:val="20"/>
          <w:szCs w:val="20"/>
          <w:rtl w:val="0"/>
        </w:rPr>
        <w:t xml:space="preserve"> (New York: Norton, 2011): 159.</w:t>
      </w:r>
    </w:p>
  </w:footnote>
  <w:footnote w:id="17">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Franklin D. Roosevelt, “</w:t>
      </w:r>
      <w:r w:rsidDel="00000000" w:rsidR="00000000" w:rsidRPr="00000000">
        <w:rPr>
          <w:color w:val="111111"/>
          <w:sz w:val="20"/>
          <w:szCs w:val="20"/>
          <w:highlight w:val="white"/>
          <w:rtl w:val="0"/>
        </w:rPr>
        <w:t xml:space="preserve">Relating to the Hoarding, Export, and Earmarking of Gold Coin, Bullion, or Currency and to Transactions in Foreign Exchange,” August 28, 1993, available via </w:t>
      </w:r>
      <w:r w:rsidDel="00000000" w:rsidR="00000000" w:rsidRPr="00000000">
        <w:rPr>
          <w:i w:val="1"/>
          <w:iCs w:val="1"/>
          <w:color w:val="111111"/>
          <w:sz w:val="20"/>
          <w:szCs w:val="20"/>
          <w:highlight w:val="white"/>
          <w:rtl w:val="0"/>
        </w:rPr>
        <w:t xml:space="preserve">The American Presidency Project</w:t>
      </w:r>
      <w:r w:rsidDel="00000000" w:rsidR="00000000" w:rsidRPr="00000000">
        <w:rPr>
          <w:color w:val="111111"/>
          <w:sz w:val="20"/>
          <w:szCs w:val="20"/>
          <w:highlight w:val="whit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