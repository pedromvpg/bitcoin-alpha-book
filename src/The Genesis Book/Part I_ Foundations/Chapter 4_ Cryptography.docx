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4: Cryptography</w:t>
      </w:r>
      <w:r w:rsidDel="00000000" w:rsidR="00000000" w:rsidRPr="00000000">
        <w:rPr>
          <w:rFonts w:ascii="Calibri" w:cs="Calibri" w:eastAsia="Calibri" w:hAnsi="Calibri"/>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after="160" w:lineRule="auto"/>
        <w:rPr>
          <w:rFonts w:ascii="Calibri" w:cs="Calibri" w:eastAsia="Calibri" w:hAnsi="Calibri"/>
        </w:rPr>
      </w:pPr>
      <w:r w:rsidDel="00000000" w:rsidR="00000000" w:rsidRPr="00000000">
        <w:rPr>
          <w:rFonts w:ascii="Calibri" w:cs="Calibri" w:eastAsia="Calibri" w:hAnsi="Calibri"/>
          <w:rtl w:val="0"/>
        </w:rPr>
        <w:t xml:space="preserve">Whitfield Diffie always had a thing for codes. Ever since his fifth-grade teacher introduced him to a technique called the </w:t>
      </w:r>
      <w:r w:rsidDel="00000000" w:rsidR="00000000" w:rsidRPr="00000000">
        <w:rPr>
          <w:rFonts w:ascii="Calibri" w:cs="Calibri" w:eastAsia="Calibri" w:hAnsi="Calibri"/>
          <w:i w:val="1"/>
          <w:iCs w:val="1"/>
          <w:rtl w:val="0"/>
        </w:rPr>
        <w:t xml:space="preserve">substitution cipher</w:t>
      </w:r>
      <w:r w:rsidDel="00000000" w:rsidR="00000000" w:rsidRPr="00000000">
        <w:rPr>
          <w:rFonts w:ascii="Calibri" w:cs="Calibri" w:eastAsia="Calibri" w:hAnsi="Calibri"/>
          <w:rtl w:val="0"/>
        </w:rPr>
        <w:t xml:space="preserve">—a basic starting point in the mathematical branch of cryptography—he’d been intrigued by this secret-keeping method. That such text-scrambling algorithms were at the time, in the 1950s, the domain of the Army, special agents, and spies only added to the mystique.</w:t>
      </w:r>
    </w:p>
    <w:p w:rsidR="00000000" w:rsidDel="00000000" w:rsidP="00000000" w:rsidRDefault="00000000" w:rsidRPr="00000000" w14:paraId="0000000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Young Whitfield was soon poring over any cryptography book that his father—a university professor—could find at the City College Library of New York. He studied standard works like Helen Forché Gaines’s 1939 book </w:t>
      </w:r>
      <w:r w:rsidDel="00000000" w:rsidR="00000000" w:rsidRPr="00000000">
        <w:rPr>
          <w:rFonts w:ascii="Calibri" w:cs="Calibri" w:eastAsia="Calibri" w:hAnsi="Calibri"/>
          <w:i w:val="1"/>
          <w:iCs w:val="1"/>
          <w:rtl w:val="0"/>
        </w:rPr>
        <w:t xml:space="preserve">Cryptoanalysis,</w:t>
      </w:r>
      <w:r w:rsidDel="00000000" w:rsidR="00000000" w:rsidRPr="00000000">
        <w:rPr>
          <w:rFonts w:ascii="Calibri" w:cs="Calibri" w:eastAsia="Calibri" w:hAnsi="Calibri"/>
          <w:rtl w:val="0"/>
        </w:rPr>
        <w:t xml:space="preserve"> which detailed various schemes to convert messages into unreadable </w:t>
      </w:r>
      <w:r w:rsidDel="00000000" w:rsidR="00000000" w:rsidRPr="00000000">
        <w:rPr>
          <w:rFonts w:ascii="Calibri" w:cs="Calibri" w:eastAsia="Calibri" w:hAnsi="Calibri"/>
          <w:i w:val="1"/>
          <w:iCs w:val="1"/>
          <w:rtl w:val="0"/>
        </w:rPr>
        <w:t xml:space="preserve">ciphertext</w:t>
      </w:r>
      <w:r w:rsidDel="00000000" w:rsidR="00000000" w:rsidRPr="00000000">
        <w:rPr>
          <w:rFonts w:ascii="Calibri" w:cs="Calibri" w:eastAsia="Calibri" w:hAnsi="Calibri"/>
          <w:rtl w:val="0"/>
        </w:rPr>
        <w:t xml:space="preserve">, ideally so that only the intended recipient could decipher them.</w:t>
      </w:r>
    </w:p>
    <w:p w:rsidR="00000000" w:rsidDel="00000000" w:rsidP="00000000" w:rsidRDefault="00000000" w:rsidRPr="00000000" w14:paraId="0000000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With the very basic </w:t>
      </w:r>
      <w:r w:rsidDel="00000000" w:rsidR="00000000" w:rsidRPr="00000000">
        <w:rPr>
          <w:rFonts w:ascii="Calibri" w:cs="Calibri" w:eastAsia="Calibri" w:hAnsi="Calibri"/>
          <w:i w:val="1"/>
          <w:iCs w:val="1"/>
          <w:rtl w:val="0"/>
        </w:rPr>
        <w:t xml:space="preserve">Caesar cipher</w:t>
      </w:r>
      <w:r w:rsidDel="00000000" w:rsidR="00000000" w:rsidRPr="00000000">
        <w:rPr>
          <w:rFonts w:ascii="Calibri" w:cs="Calibri" w:eastAsia="Calibri" w:hAnsi="Calibri"/>
          <w:rtl w:val="0"/>
        </w:rPr>
        <w:t xml:space="preserve"> (supposedly used by Julias Caesar), messages can for example be turned into ciphertext by substituting every letter with a different letter. The encryption key “+1,” say, replaces each letter by the next letter in the alphabet—“a” becomes “b,” “b” becomes “c,” and so on. The word “Secret” turns into “Tfdsfu.” To decipher the scrambled text, then, the same encryption key is used, but in reverse; each letter is replaced by the previous letter in the alphabet; “Tfdsfu” turns back into “Secret.”</w:t>
      </w:r>
    </w:p>
    <w:p w:rsidR="00000000" w:rsidDel="00000000" w:rsidP="00000000" w:rsidRDefault="00000000" w:rsidRPr="00000000" w14:paraId="0000000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+1 encryption key isn’t very strong, of course. An adversary determined to decrypt the resulting ciphertext—a </w:t>
      </w:r>
      <w:r w:rsidDel="00000000" w:rsidR="00000000" w:rsidRPr="00000000">
        <w:rPr>
          <w:rFonts w:ascii="Calibri" w:cs="Calibri" w:eastAsia="Calibri" w:hAnsi="Calibri"/>
          <w:i w:val="1"/>
          <w:iCs w:val="1"/>
          <w:rtl w:val="0"/>
        </w:rPr>
        <w:t xml:space="preserve">cryptanalyst</w:t>
      </w:r>
      <w:r w:rsidDel="00000000" w:rsidR="00000000" w:rsidRPr="00000000">
        <w:rPr>
          <w:rFonts w:ascii="Calibri" w:cs="Calibri" w:eastAsia="Calibri" w:hAnsi="Calibri"/>
          <w:rtl w:val="0"/>
        </w:rPr>
        <w:t xml:space="preserve">—would probably guess it on their first try. And even if they wouldn’t guess it, a number of patterns in an encrypted text can help specialized codebreakers figure out which substitute letters likely correspond with which original letters. Especially in longer texts, the frequency of specific letters and the length of words, for example, offer clues.</w:t>
      </w:r>
    </w:p>
    <w:p w:rsidR="00000000" w:rsidDel="00000000" w:rsidP="00000000" w:rsidRDefault="00000000" w:rsidRPr="00000000" w14:paraId="0000000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Modern encryption keys therefore used far more advanced techniques, and for example applied some parts of a text to encrypt other parts. Encryption—and breaking encryption—was by the mid-twentieth century key to military operations, and executed by dedicated specialists who had advanced the field to the point where ciphertexts could appear entirely random. Without patterns to analyze, even the best </w:t>
      </w:r>
      <w:r w:rsidDel="00000000" w:rsidR="00000000" w:rsidRPr="00000000">
        <w:rPr>
          <w:rFonts w:ascii="Calibri" w:cs="Calibri" w:eastAsia="Calibri" w:hAnsi="Calibri"/>
          <w:rtl w:val="0"/>
        </w:rPr>
        <w:t xml:space="preserve">cryptanalysts</w:t>
      </w:r>
      <w:r w:rsidDel="00000000" w:rsidR="00000000" w:rsidRPr="00000000">
        <w:rPr>
          <w:rFonts w:ascii="Calibri" w:cs="Calibri" w:eastAsia="Calibri" w:hAnsi="Calibri"/>
          <w:rtl w:val="0"/>
        </w:rPr>
        <w:t xml:space="preserve"> in the world were unable to break these codes.</w:t>
      </w:r>
    </w:p>
    <w:p w:rsidR="00000000" w:rsidDel="00000000" w:rsidP="00000000" w:rsidRDefault="00000000" w:rsidRPr="00000000" w14:paraId="0000000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Still, the basic idea remained mostly unchanged. Like in the Caesar cipher, the secret keys were always </w:t>
      </w:r>
      <w:r w:rsidDel="00000000" w:rsidR="00000000" w:rsidRPr="00000000">
        <w:rPr>
          <w:rFonts w:ascii="Calibri" w:cs="Calibri" w:eastAsia="Calibri" w:hAnsi="Calibri"/>
          <w:i w:val="1"/>
          <w:iCs w:val="1"/>
          <w:rtl w:val="0"/>
        </w:rPr>
        <w:t xml:space="preserve">symmetric</w:t>
      </w:r>
      <w:r w:rsidDel="00000000" w:rsidR="00000000" w:rsidRPr="00000000">
        <w:rPr>
          <w:rFonts w:ascii="Calibri" w:cs="Calibri" w:eastAsia="Calibri" w:hAnsi="Calibri"/>
          <w:rtl w:val="0"/>
        </w:rPr>
        <w:t xml:space="preserve">: the decryption key was the same as the encryption key, just used in reverse. To communicate securely, people first needed to share a key.</w:t>
      </w:r>
    </w:p>
    <w:p w:rsidR="00000000" w:rsidDel="00000000" w:rsidP="00000000" w:rsidRDefault="00000000" w:rsidRPr="00000000" w14:paraId="0000000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Sharing a key over an insecure communications channel was not an option, however. If eavesdroppers intercepted the key, they could decrypt all subsequent messages encrypted with that key, defeating the point of encrypting the messages in the first place. The keys were therefore typically shared in person. Both parties had to first meet up in a physical location before they could exchange encrypted messages.</w:t>
      </w:r>
    </w:p>
    <w:p w:rsidR="00000000" w:rsidDel="00000000" w:rsidP="00000000" w:rsidRDefault="00000000" w:rsidRPr="00000000" w14:paraId="0000000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of course wasn’t always easy, or even possible. Long distances or extreme circumstances like war could complicate the process significantly. But, as Diffie learned during his early studies, cryptographers believed there was no other way; exchanging keys in person was how it had to be done.</w:t>
      </w:r>
    </w:p>
    <w:p w:rsidR="00000000" w:rsidDel="00000000" w:rsidP="00000000" w:rsidRDefault="00000000" w:rsidRPr="00000000" w14:paraId="0000000A">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MIT</w:t>
      </w:r>
    </w:p>
    <w:p w:rsidR="00000000" w:rsidDel="00000000" w:rsidP="00000000" w:rsidRDefault="00000000" w:rsidRPr="00000000" w14:paraId="0000000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About a decade after he first learned about the substitution cipher, Whitfield Diffie studied mathematics at MIT, when the first computers arrived on campus. Now in his early twenties and a self-described peacenik, Diffie considered himself more of a pure mathematician than a computer scientist, but he decided to learn how to program in order to develop a more practical skill set.</w:t>
      </w:r>
    </w:p>
    <w:p w:rsidR="00000000" w:rsidDel="00000000" w:rsidP="00000000" w:rsidRDefault="00000000" w:rsidRPr="00000000" w14:paraId="0000000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would work out well for him. After graduating from the</w:t>
      </w:r>
      <w:r w:rsidDel="00000000" w:rsidR="00000000" w:rsidRPr="00000000">
        <w:rPr>
          <w:rFonts w:ascii="Calibri" w:cs="Calibri" w:eastAsia="Calibri" w:hAnsi="Calibri"/>
          <w:rtl w:val="0"/>
        </w:rPr>
        <w:t xml:space="preserve"> technical university</w:t>
      </w:r>
      <w:r w:rsidDel="00000000" w:rsidR="00000000" w:rsidRPr="00000000">
        <w:rPr>
          <w:rFonts w:ascii="Calibri" w:cs="Calibri" w:eastAsia="Calibri" w:hAnsi="Calibri"/>
          <w:rtl w:val="0"/>
        </w:rPr>
        <w:t xml:space="preserve"> in 1965, Diffie accepted a job at Mitre, a defense contractor that had, a few years prior, spun out of MIT’s Lincoln Laboratory. The job helped him get out of the Vietnam draft, </w:t>
      </w:r>
      <w:r w:rsidDel="00000000" w:rsidR="00000000" w:rsidRPr="00000000">
        <w:rPr>
          <w:rFonts w:ascii="Calibri" w:cs="Calibri" w:eastAsia="Calibri" w:hAnsi="Calibri"/>
          <w:rtl w:val="0"/>
        </w:rPr>
        <w:t xml:space="preserve">while the work itself was unrelated to the war as well. Diffie would help develop the computer algebra system Macsyma.</w:t>
      </w:r>
      <w:r w:rsidDel="00000000" w:rsidR="00000000" w:rsidRPr="00000000">
        <w:rPr>
          <w:rtl w:val="0"/>
        </w:rPr>
      </w:r>
    </w:p>
    <w:p w:rsidR="00000000" w:rsidDel="00000000" w:rsidP="00000000" w:rsidRDefault="00000000" w:rsidRPr="00000000" w14:paraId="0000000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Nor did Diffie even have to show up to the Mitre office. Instead, he could work from MIT’s AI Lab, where he immersed himself in the newly emerging hacker culture and </w:t>
      </w:r>
      <w:r w:rsidDel="00000000" w:rsidR="00000000" w:rsidRPr="00000000">
        <w:rPr>
          <w:rFonts w:ascii="Calibri" w:cs="Calibri" w:eastAsia="Calibri" w:hAnsi="Calibri"/>
          <w:rtl w:val="0"/>
        </w:rPr>
        <w:t xml:space="preserve">its</w:t>
      </w:r>
      <w:r w:rsidDel="00000000" w:rsidR="00000000" w:rsidRPr="00000000">
        <w:rPr>
          <w:rFonts w:ascii="Calibri" w:cs="Calibri" w:eastAsia="Calibri" w:hAnsi="Calibri"/>
          <w:rtl w:val="0"/>
        </w:rPr>
        <w:t xml:space="preserve"> free and collaborative philosophy.</w:t>
      </w:r>
    </w:p>
    <w:p w:rsidR="00000000" w:rsidDel="00000000" w:rsidP="00000000" w:rsidRDefault="00000000" w:rsidRPr="00000000" w14:paraId="0000000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Yet, Diffie in some ways deviated from the typical hacker ethos. He did not think that unrestricted freedom was desirable in all computing environments, and believed that software should in certain contexts offer privacy too. As people, companies, and governments were to increasingly migrate their activities to the digital domain, he recognized that it would become important to protect sensitive data—think personal health records, company finances, or military secrets.</w:t>
      </w:r>
    </w:p>
    <w:p w:rsidR="00000000" w:rsidDel="00000000" w:rsidP="00000000" w:rsidRDefault="00000000" w:rsidRPr="00000000" w14:paraId="0000000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Diffie set out to build a virtual “safe.” Just like a physical safe, its digital equivalent had to be easy to enter by the legitimate owner of the data, but restrict access to anyone else. He believed that this was the type of problem strong encryption could solve.</w:t>
      </w:r>
    </w:p>
    <w:p w:rsidR="00000000" w:rsidDel="00000000" w:rsidP="00000000" w:rsidRDefault="00000000" w:rsidRPr="00000000" w14:paraId="0000001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Although the hacker hadn’t really maintained his childhood passion—he was under the impression that all relevant avenues in the domain of cryptography had already been explored—his superior at the AI Lab, mathematician Roland Silver, helped him get back up to speed. </w:t>
      </w:r>
      <w:r w:rsidDel="00000000" w:rsidR="00000000" w:rsidRPr="00000000">
        <w:rPr>
          <w:rFonts w:ascii="Calibri" w:cs="Calibri" w:eastAsia="Calibri" w:hAnsi="Calibri"/>
          <w:rtl w:val="0"/>
        </w:rPr>
        <w:t xml:space="preserve">And as Diffie learned how much progress had been made in the field of </w:t>
      </w:r>
      <w:r w:rsidDel="00000000" w:rsidR="00000000" w:rsidRPr="00000000">
        <w:rPr>
          <w:rFonts w:ascii="Calibri" w:cs="Calibri" w:eastAsia="Calibri" w:hAnsi="Calibri"/>
          <w:i w:val="1"/>
          <w:iCs w:val="1"/>
          <w:rtl w:val="0"/>
        </w:rPr>
        <w:t xml:space="preserve">crypto</w:t>
      </w:r>
      <w:r w:rsidDel="00000000" w:rsidR="00000000" w:rsidRPr="00000000">
        <w:rPr>
          <w:rFonts w:ascii="Calibri" w:cs="Calibri" w:eastAsia="Calibri" w:hAnsi="Calibri"/>
          <w:rtl w:val="0"/>
        </w:rPr>
        <w:t xml:space="preserve"> since he studied it as a kid, his intrigue was once again sparked.</w:t>
      </w:r>
    </w:p>
    <w:p w:rsidR="00000000" w:rsidDel="00000000" w:rsidP="00000000" w:rsidRDefault="00000000" w:rsidRPr="00000000" w14:paraId="0000001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Diffie now also learned that the real cutting edge of cryptography probably remained hidden behind closed doors. The National Security Agency (NSA)—the American intelligence agency which at the time operated in secret; it officially did not exist—had for years been scooping up many of the country’s best cryptographers. It seemed likely that any truly groundbreaking research, and the superior cryptographic techniques that resulted from it, was kept classified.</w:t>
      </w:r>
    </w:p>
    <w:p w:rsidR="00000000" w:rsidDel="00000000" w:rsidP="00000000" w:rsidRDefault="00000000" w:rsidRPr="00000000" w14:paraId="0000001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idea that the NSA could be withholding important knowledge from the public did not sit well with Diffie at all.</w:t>
      </w:r>
    </w:p>
    <w:p w:rsidR="00000000" w:rsidDel="00000000" w:rsidP="00000000" w:rsidRDefault="00000000" w:rsidRPr="00000000" w14:paraId="00000013">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Stanford</w:t>
      </w:r>
    </w:p>
    <w:p w:rsidR="00000000" w:rsidDel="00000000" w:rsidP="00000000" w:rsidRDefault="00000000" w:rsidRPr="00000000" w14:paraId="0000001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hacker culture first started spreading beyond MIT’s university campus, it found </w:t>
      </w:r>
      <w:r w:rsidDel="00000000" w:rsidR="00000000" w:rsidRPr="00000000">
        <w:rPr>
          <w:rFonts w:ascii="Calibri" w:cs="Calibri" w:eastAsia="Calibri" w:hAnsi="Calibri"/>
          <w:rtl w:val="0"/>
        </w:rPr>
        <w:t xml:space="preserve">an early home away from home</w:t>
      </w:r>
      <w:r w:rsidDel="00000000" w:rsidR="00000000" w:rsidRPr="00000000">
        <w:rPr>
          <w:rFonts w:ascii="Calibri" w:cs="Calibri" w:eastAsia="Calibri" w:hAnsi="Calibri"/>
          <w:rtl w:val="0"/>
        </w:rPr>
        <w:t xml:space="preserve"> in the San Francisco Bay Area, at Stanford University. And so would Diffie. When he in 1969 approached the draft cutoff age of twenty-four, the MIT graduate left Mitre to work for Stanford’s AI Lab instead. Here,</w:t>
      </w:r>
      <w:r w:rsidDel="00000000" w:rsidR="00000000" w:rsidRPr="00000000">
        <w:rPr>
          <w:rFonts w:ascii="Calibri" w:cs="Calibri" w:eastAsia="Calibri" w:hAnsi="Calibri"/>
          <w:rtl w:val="0"/>
        </w:rPr>
        <w:t xml:space="preserve"> he found </w:t>
      </w:r>
      <w:r w:rsidDel="00000000" w:rsidR="00000000" w:rsidRPr="00000000">
        <w:rPr>
          <w:rFonts w:ascii="Calibri" w:cs="Calibri" w:eastAsia="Calibri" w:hAnsi="Calibri"/>
          <w:rtl w:val="0"/>
        </w:rPr>
        <w:t xml:space="preserve">new challenges to fit his rejuvenated interest in cryptography.</w:t>
      </w:r>
    </w:p>
    <w:p w:rsidR="00000000" w:rsidDel="00000000" w:rsidP="00000000" w:rsidRDefault="00000000" w:rsidRPr="00000000" w14:paraId="0000001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first of these challenges was inspired by John McCarthy. The </w:t>
      </w:r>
      <w:r w:rsidDel="00000000" w:rsidR="00000000" w:rsidRPr="00000000">
        <w:rPr>
          <w:rFonts w:ascii="Calibri" w:cs="Calibri" w:eastAsia="Calibri" w:hAnsi="Calibri"/>
          <w:rtl w:val="0"/>
        </w:rPr>
        <w:t xml:space="preserve">cofounder</w:t>
      </w:r>
      <w:r w:rsidDel="00000000" w:rsidR="00000000" w:rsidRPr="00000000">
        <w:rPr>
          <w:rFonts w:ascii="Calibri" w:cs="Calibri" w:eastAsia="Calibri" w:hAnsi="Calibri"/>
          <w:rtl w:val="0"/>
        </w:rPr>
        <w:t xml:space="preserve"> of MIT’s AI lab and original designer of the LISP programming language had gone on to found Stanford’s AI Lab, and headed the research facility when Diffie first arrived. McCarthy had by then developed an interest in the prospects of digital commerce, which in turn led Diffie to envision the automated office, where software is used to digitally create, collect, store, edit, and relay work-related documents. And this made him consider the problem of </w:t>
      </w:r>
      <w:r w:rsidDel="00000000" w:rsidR="00000000" w:rsidRPr="00000000">
        <w:rPr>
          <w:rFonts w:ascii="Calibri" w:cs="Calibri" w:eastAsia="Calibri" w:hAnsi="Calibri"/>
          <w:i w:val="1"/>
          <w:iCs w:val="1"/>
          <w:rtl w:val="0"/>
        </w:rPr>
        <w:t xml:space="preserve">authentication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the physical world, documents are typically authenticated using personal, written signatures. People sign a letter to prove that it was really them who wrote it, or they add their signature to a contract to make it legally binding. But as more documents would become digital, Diffie figured, people would need the digital equivalent of a signature to prove that it was really them who signed off on the content of these documents.</w:t>
      </w:r>
    </w:p>
    <w:p w:rsidR="00000000" w:rsidDel="00000000" w:rsidP="00000000" w:rsidRDefault="00000000" w:rsidRPr="00000000" w14:paraId="0000001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Creating such a form of digital authentication wasn’t so easy, however; Diffie and McCarthy spent many hours at the research institute thinking about potential solutions. The central problem was that even some type of uniquely individual data—for example a long, personal number—would be trivial to copy. Anyone could take such a digital signature from one contract, and add it to any other contract. This would make them useless.</w:t>
      </w:r>
    </w:p>
    <w:p w:rsidR="00000000" w:rsidDel="00000000" w:rsidP="00000000" w:rsidRDefault="00000000" w:rsidRPr="00000000" w14:paraId="0000001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Another challenge was introduced by the Defense Department’s Advanced Research Projects Agency (ARPA), which had in 1972 begun linking major research institutions across the country through a network of computers: ARPAnet. As part of this project, the director of Information Processing Techniques at ARPA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Larry Roberts, was looking for ways to keep messages over the network private. Having been denied any help from the NSA—the secret government agency refused to work on such a public project—he hoped that one of his principal investigators might have an idea.</w:t>
      </w:r>
    </w:p>
    <w:p w:rsidR="00000000" w:rsidDel="00000000" w:rsidP="00000000" w:rsidRDefault="00000000" w:rsidRPr="00000000" w14:paraId="0000001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McCarthy—one of these principal investigators—discussed the issue with the hackers at Stanford’s AI Lab, Diffie recognized the importance of the problem. If communication would in the future increasingly happen electronically—and a start had now been made—sharing encryption keys in person would likely become infeasible, rendering private conversations impossible. </w:t>
      </w:r>
      <w:r w:rsidDel="00000000" w:rsidR="00000000" w:rsidRPr="00000000">
        <w:rPr>
          <w:rFonts w:ascii="Calibri" w:cs="Calibri" w:eastAsia="Calibri" w:hAnsi="Calibri"/>
          <w:rtl w:val="0"/>
        </w:rPr>
        <w:t xml:space="preserve">Diffie worried </w:t>
      </w:r>
      <w:r w:rsidDel="00000000" w:rsidR="00000000" w:rsidRPr="00000000">
        <w:rPr>
          <w:rFonts w:ascii="Calibri" w:cs="Calibri" w:eastAsia="Calibri" w:hAnsi="Calibri"/>
          <w:rtl w:val="0"/>
        </w:rPr>
        <w:t xml:space="preserve">that unless people had access to tools that let them secure their communication anyone’s activity could potentially be monitored at any time. A chilling outlook.</w:t>
      </w:r>
    </w:p>
    <w:p w:rsidR="00000000" w:rsidDel="00000000" w:rsidP="00000000" w:rsidRDefault="00000000" w:rsidRPr="00000000" w14:paraId="0000001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he tried to come up with solutions for these challenges, Diffie’s renewed interest in cryptography slowly became an obsession. He was further spurred on by reading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The Codebreakers, </w:t>
      </w:r>
      <w:r w:rsidDel="00000000" w:rsidR="00000000" w:rsidRPr="00000000">
        <w:rPr>
          <w:rFonts w:ascii="Calibri" w:cs="Calibri" w:eastAsia="Calibri" w:hAnsi="Calibri"/>
          <w:rtl w:val="0"/>
        </w:rPr>
        <w:t xml:space="preserve">a 1967 book by David Kahn that comprehensively chronicled the entire history of cryptography and was partly based on intel from two NSA defectors who had fled to the Soviet Union; he became more and more determined to uncover whatever cryptographic techniques and insights were still being suppressed by intelligence agencies.</w:t>
      </w:r>
    </w:p>
    <w:p w:rsidR="00000000" w:rsidDel="00000000" w:rsidP="00000000" w:rsidRDefault="00000000" w:rsidRPr="00000000" w14:paraId="0000001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Yet, this wasn’t the only reason why the AI Lab hacker ultimately decided to go </w:t>
      </w:r>
      <w:r w:rsidDel="00000000" w:rsidR="00000000" w:rsidRPr="00000000">
        <w:rPr>
          <w:rFonts w:ascii="Calibri" w:cs="Calibri" w:eastAsia="Calibri" w:hAnsi="Calibri"/>
          <w:i w:val="1"/>
          <w:iCs w:val="1"/>
          <w:rtl w:val="0"/>
        </w:rPr>
        <w:t xml:space="preserve">all in</w:t>
      </w:r>
      <w:r w:rsidDel="00000000" w:rsidR="00000000" w:rsidRPr="00000000">
        <w:rPr>
          <w:rFonts w:ascii="Calibri" w:cs="Calibri" w:eastAsia="Calibri" w:hAnsi="Calibri"/>
          <w:rtl w:val="0"/>
        </w:rPr>
        <w:t xml:space="preserve">.</w:t>
      </w:r>
    </w:p>
    <w:p w:rsidR="00000000" w:rsidDel="00000000" w:rsidP="00000000" w:rsidRDefault="00000000" w:rsidRPr="00000000" w14:paraId="0000001C">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Touring America</w:t>
      </w:r>
    </w:p>
    <w:p w:rsidR="00000000" w:rsidDel="00000000" w:rsidP="00000000" w:rsidRDefault="00000000" w:rsidRPr="00000000" w14:paraId="0000001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Diffie in the summer of 1973 visited an old friend, the </w:t>
      </w:r>
      <w:r w:rsidDel="00000000" w:rsidR="00000000" w:rsidRPr="00000000">
        <w:rPr>
          <w:rFonts w:ascii="Calibri" w:cs="Calibri" w:eastAsia="Calibri" w:hAnsi="Calibri"/>
          <w:rtl w:val="0"/>
        </w:rPr>
        <w:t xml:space="preserve">Brooklyn-based animal trainer Mary Fischer, he didn’t expect to fall in love.</w:t>
      </w:r>
      <w:r w:rsidDel="00000000" w:rsidR="00000000" w:rsidRPr="00000000">
        <w:rPr>
          <w:rFonts w:ascii="Calibri" w:cs="Calibri" w:eastAsia="Calibri" w:hAnsi="Calibri"/>
          <w:rtl w:val="0"/>
        </w:rPr>
        <w:t xml:space="preserve"> But when he did, his plans changed drastically. Instead of returning to the West Coast, he decided to quit his job at Stanford’s AI Lab to spend time with his new girlfriend on the road. The two set out to tour the country in an old Datsun 510.</w:t>
      </w:r>
    </w:p>
    <w:p w:rsidR="00000000" w:rsidDel="00000000" w:rsidP="00000000" w:rsidRDefault="00000000" w:rsidRPr="00000000" w14:paraId="0000001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Incidentally, this also gave Diffie the time and opportunity to really commit himself to discovering </w:t>
      </w:r>
      <w:r w:rsidDel="00000000" w:rsidR="00000000" w:rsidRPr="00000000">
        <w:rPr>
          <w:rFonts w:ascii="Calibri" w:cs="Calibri" w:eastAsia="Calibri" w:hAnsi="Calibri"/>
          <w:rtl w:val="0"/>
        </w:rPr>
        <w:t xml:space="preserve">superior</w:t>
      </w:r>
      <w:r w:rsidDel="00000000" w:rsidR="00000000" w:rsidRPr="00000000">
        <w:rPr>
          <w:rFonts w:ascii="Calibri" w:cs="Calibri" w:eastAsia="Calibri" w:hAnsi="Calibri"/>
          <w:rtl w:val="0"/>
        </w:rPr>
        <w:t xml:space="preserve"> cryptographic techniques. Living off his savings, he took Fischer with him on a quest for clues. He visited </w:t>
      </w:r>
      <w:r w:rsidDel="00000000" w:rsidR="00000000" w:rsidRPr="00000000">
        <w:rPr>
          <w:rFonts w:ascii="Calibri" w:cs="Calibri" w:eastAsia="Calibri" w:hAnsi="Calibri"/>
          <w:i w:val="1"/>
          <w:iCs w:val="1"/>
          <w:rtl w:val="0"/>
        </w:rPr>
        <w:t xml:space="preserve">The Codebreakers</w:t>
      </w:r>
      <w:r w:rsidDel="00000000" w:rsidR="00000000" w:rsidRPr="00000000">
        <w:rPr>
          <w:rFonts w:ascii="Calibri" w:cs="Calibri" w:eastAsia="Calibri" w:hAnsi="Calibri"/>
          <w:rtl w:val="0"/>
        </w:rPr>
        <w:t xml:space="preserve"> author David Kahn in Great Neck on Long Island, scoured libraries for reference works, and set up appointments with cryptography experts in academia and private enterprise throughout the US.</w:t>
      </w:r>
    </w:p>
    <w:p w:rsidR="00000000" w:rsidDel="00000000" w:rsidP="00000000" w:rsidRDefault="00000000" w:rsidRPr="00000000" w14:paraId="0000001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Diffie was hoping to eventually develop a </w:t>
      </w:r>
      <w:r w:rsidDel="00000000" w:rsidR="00000000" w:rsidRPr="00000000">
        <w:rPr>
          <w:rFonts w:ascii="Calibri" w:cs="Calibri" w:eastAsia="Calibri" w:hAnsi="Calibri"/>
          <w:i w:val="1"/>
          <w:iCs w:val="1"/>
          <w:rtl w:val="0"/>
        </w:rPr>
        <w:t xml:space="preserve">logically formal theory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a mathematical system to serve as a foundation for cryptography. To do this, he believed he had to start from the basics.</w:t>
      </w:r>
    </w:p>
    <w:p w:rsidR="00000000" w:rsidDel="00000000" w:rsidP="00000000" w:rsidRDefault="00000000" w:rsidRPr="00000000" w14:paraId="0000002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simplest cryptographic phenomenon he could find was the </w:t>
      </w:r>
      <w:r w:rsidDel="00000000" w:rsidR="00000000" w:rsidRPr="00000000">
        <w:rPr>
          <w:rFonts w:ascii="Calibri" w:cs="Calibri" w:eastAsia="Calibri" w:hAnsi="Calibri"/>
          <w:i w:val="1"/>
          <w:iCs w:val="1"/>
          <w:rtl w:val="0"/>
        </w:rPr>
        <w:t xml:space="preserve">one-way function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an equation where the solution is easy to calculate in one direction, but much harder to calculate in reverse.</w:t>
      </w:r>
      <w:r w:rsidDel="00000000" w:rsidR="00000000" w:rsidRPr="00000000">
        <w:rPr>
          <w:rtl w:val="0"/>
        </w:rPr>
      </w:r>
    </w:p>
    <w:p w:rsidR="00000000" w:rsidDel="00000000" w:rsidP="00000000" w:rsidRDefault="00000000" w:rsidRPr="00000000" w14:paraId="0000002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very basic type of one-way function—a </w:t>
      </w:r>
      <w:r w:rsidDel="00000000" w:rsidR="00000000" w:rsidRPr="00000000">
        <w:rPr>
          <w:rFonts w:ascii="Calibri" w:cs="Calibri" w:eastAsia="Calibri" w:hAnsi="Calibri"/>
          <w:i w:val="1"/>
          <w:iCs w:val="1"/>
          <w:rtl w:val="0"/>
        </w:rPr>
        <w:t xml:space="preserve">polynomial</w:t>
      </w:r>
      <w:r w:rsidDel="00000000" w:rsidR="00000000" w:rsidRPr="00000000">
        <w:rPr>
          <w:rFonts w:ascii="Calibri" w:cs="Calibri" w:eastAsia="Calibri" w:hAnsi="Calibri"/>
          <w:rtl w:val="0"/>
        </w:rPr>
        <w:t xml:space="preserve">—should be familiar to anyone who studied algebra in high school, and could for example look like x^2 - 5x + 8. If the input x in this example is 16, it’s relatively easy to calculate that the equation would produce the output 184. However, when given only the output of 184, the equation can’t be used in reverse as easily to calculate that the original input (x) was 16. A one-way function is the mathematical equivalent of a one-way street. </w:t>
      </w:r>
    </w:p>
    <w:p w:rsidR="00000000" w:rsidDel="00000000" w:rsidP="00000000" w:rsidRDefault="00000000" w:rsidRPr="00000000" w14:paraId="0000002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Furthermore, Diffie learned about the concept of a </w:t>
      </w:r>
      <w:r w:rsidDel="00000000" w:rsidR="00000000" w:rsidRPr="00000000">
        <w:rPr>
          <w:rFonts w:ascii="Calibri" w:cs="Calibri" w:eastAsia="Calibri" w:hAnsi="Calibri"/>
          <w:i w:val="1"/>
          <w:iCs w:val="1"/>
          <w:rtl w:val="0"/>
        </w:rPr>
        <w:t xml:space="preserve">trapdoor</w:t>
      </w:r>
      <w:r w:rsidDel="00000000" w:rsidR="00000000" w:rsidRPr="00000000">
        <w:rPr>
          <w:rFonts w:ascii="Calibri" w:cs="Calibri" w:eastAsia="Calibri" w:hAnsi="Calibri"/>
          <w:rtl w:val="0"/>
        </w:rPr>
        <w:t xml:space="preserve">, which, it was speculated, could be a part of some types of one-way functions. A trapdoor was essentially a secret piece of information—typically another equation—that would make the reverse calculation easy as well. If the equation in the example above contained a trapdoor, the output 184 could be used to calculate the input 16 as easily as it originally was to produce 184 from 16. If a one-way function is a one-way street, the trapdoor function would be a secret tunnel in the opposite direction.</w:t>
      </w:r>
    </w:p>
    <w:p w:rsidR="00000000" w:rsidDel="00000000" w:rsidP="00000000" w:rsidRDefault="00000000" w:rsidRPr="00000000" w14:paraId="0000002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These concepts fascinated Diffie. One-way functions and trapdoors intuitively seemed like something that could be of great use in the field of cryptography—though he didn’t know exactly how.</w:t>
      </w:r>
    </w:p>
    <w:p w:rsidR="00000000" w:rsidDel="00000000" w:rsidP="00000000" w:rsidRDefault="00000000" w:rsidRPr="00000000" w14:paraId="0000002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Through a mutual acquaintance, Diffie’s hunch eventually led him to Martin Hellman, a thirty-year-old assistant professor at Stanford. Hellman shared both Diffie’s interest in cryptography and his ideological disposition that this technology should be much more widely available: he had just turned down a job offer from the NSA because he wanted his work to benefit the public. And Hellman, too, had been contemplating how one-way functions could be more broadly applied in the field of cryptography.</w:t>
      </w:r>
    </w:p>
    <w:p w:rsidR="00000000" w:rsidDel="00000000" w:rsidP="00000000" w:rsidRDefault="00000000" w:rsidRPr="00000000" w14:paraId="0000002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Diffie and Hellman first met in 1974 and discussed the idea at the latter’s Stanford office, they didn’t immediately find the solution they were looking for. But in each other they found someone else who was interested in the same problem. From then on, the two of them would combine their </w:t>
      </w:r>
      <w:r w:rsidDel="00000000" w:rsidR="00000000" w:rsidRPr="00000000">
        <w:rPr>
          <w:rFonts w:ascii="Calibri" w:cs="Calibri" w:eastAsia="Calibri" w:hAnsi="Calibri"/>
          <w:rtl w:val="0"/>
        </w:rPr>
        <w:t xml:space="preserve">brainpower</w:t>
      </w:r>
      <w:r w:rsidDel="00000000" w:rsidR="00000000" w:rsidRPr="00000000">
        <w:rPr>
          <w:rFonts w:ascii="Calibri" w:cs="Calibri" w:eastAsia="Calibri" w:hAnsi="Calibri"/>
          <w:rtl w:val="0"/>
        </w:rPr>
        <w:t xml:space="preserve"> by bouncing ideas off each other and </w:t>
      </w:r>
      <w:r w:rsidDel="00000000" w:rsidR="00000000" w:rsidRPr="00000000">
        <w:rPr>
          <w:rFonts w:ascii="Calibri" w:cs="Calibri" w:eastAsia="Calibri" w:hAnsi="Calibri"/>
          <w:rtl w:val="0"/>
        </w:rPr>
        <w:t xml:space="preserve">sharing</w:t>
      </w:r>
      <w:r w:rsidDel="00000000" w:rsidR="00000000" w:rsidRPr="00000000">
        <w:rPr>
          <w:rFonts w:ascii="Calibri" w:cs="Calibri" w:eastAsia="Calibri" w:hAnsi="Calibri"/>
          <w:rtl w:val="0"/>
        </w:rPr>
        <w:t xml:space="preserve"> new insights.</w:t>
      </w:r>
    </w:p>
    <w:p w:rsidR="00000000" w:rsidDel="00000000" w:rsidP="00000000" w:rsidRDefault="00000000" w:rsidRPr="00000000" w14:paraId="0000002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Diffie after more than a year of traveling decided to settle down in the Bay Area, he and Hellman became good friends and, soon enough, colleagues: Hellman hired Diffie as a part-time researcher a</w:t>
      </w:r>
      <w:r w:rsidDel="00000000" w:rsidR="00000000" w:rsidRPr="00000000">
        <w:rPr>
          <w:rFonts w:ascii="Calibri" w:cs="Calibri" w:eastAsia="Calibri" w:hAnsi="Calibri"/>
          <w:rtl w:val="0"/>
        </w:rPr>
        <w:t xml:space="preserve">t the university</w:t>
      </w:r>
      <w:r w:rsidDel="00000000" w:rsidR="00000000" w:rsidRPr="00000000">
        <w:rPr>
          <w:rFonts w:ascii="Calibri" w:cs="Calibri" w:eastAsia="Calibri" w:hAnsi="Calibri"/>
          <w:rtl w:val="0"/>
        </w:rPr>
        <w:t xml:space="preserve">.</w:t>
      </w:r>
    </w:p>
    <w:p w:rsidR="00000000" w:rsidDel="00000000" w:rsidP="00000000" w:rsidRDefault="00000000" w:rsidRPr="00000000" w14:paraId="00000027">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Public Key Cryptography</w:t>
      </w:r>
    </w:p>
    <w:p w:rsidR="00000000" w:rsidDel="00000000" w:rsidP="00000000" w:rsidRDefault="00000000" w:rsidRPr="00000000" w14:paraId="0000002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was on a regular afternoon,</w:t>
      </w:r>
      <w:r w:rsidDel="00000000" w:rsidR="00000000" w:rsidRPr="00000000">
        <w:rPr>
          <w:rFonts w:ascii="Calibri" w:cs="Calibri" w:eastAsia="Calibri" w:hAnsi="Calibri"/>
          <w:rtl w:val="0"/>
        </w:rPr>
        <w:t xml:space="preserve"> while housesitting for his former employer John McCarthy, that it finally hit Diffie. </w:t>
      </w:r>
    </w:p>
    <w:p w:rsidR="00000000" w:rsidDel="00000000" w:rsidP="00000000" w:rsidRDefault="00000000" w:rsidRPr="00000000" w14:paraId="00000029">
      <w:pPr>
        <w:widowControl w:val="1"/>
        <w:spacing w:after="200" w:lineRule="auto"/>
        <w:rPr>
          <w:rFonts w:ascii="Calibri" w:cs="Calibri" w:eastAsia="Calibri" w:hAnsi="Calibri"/>
        </w:rPr>
      </w:pPr>
      <w:r w:rsidDel="00000000" w:rsidR="00000000" w:rsidRPr="00000000">
        <w:rPr>
          <w:rFonts w:ascii="Calibri" w:cs="Calibri" w:eastAsia="Calibri" w:hAnsi="Calibri"/>
          <w:i w:val="1"/>
          <w:iCs w:val="1"/>
          <w:rtl w:val="0"/>
        </w:rPr>
        <w:t xml:space="preserve">Two</w:t>
      </w:r>
      <w:r w:rsidDel="00000000" w:rsidR="00000000" w:rsidRPr="00000000">
        <w:rPr>
          <w:rFonts w:ascii="Calibri" w:cs="Calibri" w:eastAsia="Calibri" w:hAnsi="Calibri"/>
          <w:rtl w:val="0"/>
        </w:rPr>
        <w:t xml:space="preserve"> keys</w:t>
      </w:r>
      <w:r w:rsidDel="00000000" w:rsidR="00000000" w:rsidRPr="00000000">
        <w:rPr>
          <w:rFonts w:ascii="Calibri" w:cs="Calibri" w:eastAsia="Calibri" w:hAnsi="Calibri"/>
          <w:i w:val="1"/>
          <w:iCs w:val="1"/>
          <w:rtl w:val="0"/>
        </w:rPr>
        <w:t xml:space="preserve">.</w:t>
      </w:r>
      <w:r w:rsidDel="00000000" w:rsidR="00000000" w:rsidRPr="00000000">
        <w:rPr>
          <w:rtl w:val="0"/>
        </w:rPr>
      </w:r>
    </w:p>
    <w:p w:rsidR="00000000" w:rsidDel="00000000" w:rsidP="00000000" w:rsidRDefault="00000000" w:rsidRPr="00000000" w14:paraId="0000002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solution was to use </w:t>
      </w:r>
      <w:r w:rsidDel="00000000" w:rsidR="00000000" w:rsidRPr="00000000">
        <w:rPr>
          <w:rFonts w:ascii="Calibri" w:cs="Calibri" w:eastAsia="Calibri" w:hAnsi="Calibri"/>
          <w:i w:val="1"/>
          <w:iCs w:val="1"/>
          <w:rtl w:val="0"/>
        </w:rPr>
        <w:t xml:space="preserve">two</w:t>
      </w:r>
      <w:r w:rsidDel="00000000" w:rsidR="00000000" w:rsidRPr="00000000">
        <w:rPr>
          <w:rFonts w:ascii="Calibri" w:cs="Calibri" w:eastAsia="Calibri" w:hAnsi="Calibri"/>
          <w:rtl w:val="0"/>
        </w:rPr>
        <w:t xml:space="preserve"> keys.</w:t>
      </w:r>
    </w:p>
    <w:p w:rsidR="00000000" w:rsidDel="00000000" w:rsidP="00000000" w:rsidRDefault="00000000" w:rsidRPr="00000000" w14:paraId="0000002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Cryptographers had traditionally considered it obvious that encryption keys needed to be secret since they also served as decryption keys. But ignoring this “self-evident truth,” Diffie came up with the idea of </w:t>
      </w:r>
      <w:r w:rsidDel="00000000" w:rsidR="00000000" w:rsidRPr="00000000">
        <w:rPr>
          <w:rFonts w:ascii="Calibri" w:cs="Calibri" w:eastAsia="Calibri" w:hAnsi="Calibri"/>
          <w:i w:val="1"/>
          <w:iCs w:val="1"/>
          <w:rtl w:val="0"/>
        </w:rPr>
        <w:t xml:space="preserve">key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pairs</w:t>
      </w:r>
      <w:r w:rsidDel="00000000" w:rsidR="00000000" w:rsidRPr="00000000">
        <w:rPr>
          <w:rFonts w:ascii="Calibri" w:cs="Calibri" w:eastAsia="Calibri" w:hAnsi="Calibri"/>
          <w:rtl w:val="0"/>
        </w:rPr>
        <w:t xml:space="preserve">. Instead of just one secret key, everyone would have two keys: a private key that should indeed remain secret, and a public key that could be freely shared.</w:t>
      </w:r>
    </w:p>
    <w:p w:rsidR="00000000" w:rsidDel="00000000" w:rsidP="00000000" w:rsidRDefault="00000000" w:rsidRPr="00000000" w14:paraId="0000002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Diffie reckoned that the keys should be mathematically linked, where the public key would essentially be derived from the private key through some kind of one-way function. His vision was that a sender—</w:t>
      </w:r>
      <w:r w:rsidDel="00000000" w:rsidR="00000000" w:rsidRPr="00000000">
        <w:rPr>
          <w:rFonts w:ascii="Calibri" w:cs="Calibri" w:eastAsia="Calibri" w:hAnsi="Calibri"/>
          <w:rtl w:val="0"/>
        </w:rPr>
        <w:t xml:space="preserve">let’s call her “Alice,” as cryptographers like to do—would encrypt a message with her private key, after which the intended recipient, “Bob,” could decrypt it with her public key.</w:t>
      </w:r>
      <w:r w:rsidDel="00000000" w:rsidR="00000000" w:rsidRPr="00000000">
        <w:rPr>
          <w:rtl w:val="0"/>
        </w:rPr>
      </w:r>
    </w:p>
    <w:p w:rsidR="00000000" w:rsidDel="00000000" w:rsidP="00000000" w:rsidRDefault="00000000" w:rsidRPr="00000000" w14:paraId="0000002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If Bob could indeed decrypt the message with Alice’s public key, it would prove that the message had been encrypted with Alice’s private key specifically. In effect, therefore, this would enable a form of authentication: the encrypted version of a message would serve as Alice’s digital signature.</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Such digital signatures would in fact be even more powerful than written signatures, because a cryptographic signature would only be valid in combination with the precise piece of data that was signed. If a digital contract is altered after it is signed, the cryptographic signature would no longer match. In a way, both the signature </w:t>
      </w:r>
      <w:r w:rsidDel="00000000" w:rsidR="00000000" w:rsidRPr="00000000">
        <w:rPr>
          <w:rFonts w:ascii="Calibri" w:cs="Calibri" w:eastAsia="Calibri" w:hAnsi="Calibri"/>
          <w:i w:val="1"/>
          <w:iCs w:val="1"/>
          <w:rtl w:val="0"/>
        </w:rPr>
        <w:t xml:space="preserve">and</w:t>
      </w:r>
      <w:r w:rsidDel="00000000" w:rsidR="00000000" w:rsidRPr="00000000">
        <w:rPr>
          <w:rFonts w:ascii="Calibri" w:cs="Calibri" w:eastAsia="Calibri" w:hAnsi="Calibri"/>
          <w:rtl w:val="0"/>
        </w:rPr>
        <w:t xml:space="preserve"> the data itself would be impossible to forge.</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What’s more, Diffie figured that the inverse could work as well. Alice could encrypt a message to Bob with </w:t>
      </w:r>
      <w:r w:rsidDel="00000000" w:rsidR="00000000" w:rsidRPr="00000000">
        <w:rPr>
          <w:rFonts w:ascii="Calibri" w:cs="Calibri" w:eastAsia="Calibri" w:hAnsi="Calibri"/>
          <w:i w:val="1"/>
          <w:iCs w:val="1"/>
          <w:rtl w:val="0"/>
        </w:rPr>
        <w:t xml:space="preserve">Bob’s</w:t>
      </w:r>
      <w:r w:rsidDel="00000000" w:rsidR="00000000" w:rsidRPr="00000000">
        <w:rPr>
          <w:rFonts w:ascii="Calibri" w:cs="Calibri" w:eastAsia="Calibri" w:hAnsi="Calibri"/>
          <w:rtl w:val="0"/>
        </w:rPr>
        <w:t xml:space="preserve"> public key, after which Bob—and only Bob—would be able to </w:t>
      </w:r>
      <w:r w:rsidDel="00000000" w:rsidR="00000000" w:rsidRPr="00000000">
        <w:rPr>
          <w:rFonts w:ascii="Calibri" w:cs="Calibri" w:eastAsia="Calibri" w:hAnsi="Calibri"/>
          <w:rtl w:val="0"/>
        </w:rPr>
        <w:t xml:space="preserve">decrypt</w:t>
      </w:r>
      <w:r w:rsidDel="00000000" w:rsidR="00000000" w:rsidRPr="00000000">
        <w:rPr>
          <w:rFonts w:ascii="Calibri" w:cs="Calibri" w:eastAsia="Calibri" w:hAnsi="Calibri"/>
          <w:rtl w:val="0"/>
        </w:rPr>
        <w:t xml:space="preserve"> it with his private key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Public key cryptography </w:t>
      </w:r>
      <w:r w:rsidDel="00000000" w:rsidR="00000000" w:rsidRPr="00000000">
        <w:rPr>
          <w:rFonts w:ascii="Calibri" w:cs="Calibri" w:eastAsia="Calibri" w:hAnsi="Calibri"/>
          <w:rtl w:val="0"/>
        </w:rPr>
        <w:t xml:space="preserve">promised to offer both digital authentication as well as secure communication!</w:t>
      </w:r>
    </w:p>
    <w:p w:rsidR="00000000" w:rsidDel="00000000" w:rsidP="00000000" w:rsidRDefault="00000000" w:rsidRPr="00000000" w14:paraId="0000003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Hellman had the concept explained to him that evening, he agreed that Diffie potentially came up with something significant—even if the idea only existed in draft stage, and the exact math still had to be worked out. In the following weeks, the duo laid out some early mathematical groundwork to make the idea more tangible.</w:t>
      </w:r>
    </w:p>
    <w:p w:rsidR="00000000" w:rsidDel="00000000" w:rsidP="00000000" w:rsidRDefault="00000000" w:rsidRPr="00000000" w14:paraId="0000003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led to Diffie and Hellman’s first </w:t>
      </w:r>
      <w:r w:rsidDel="00000000" w:rsidR="00000000" w:rsidRPr="00000000">
        <w:rPr>
          <w:rFonts w:ascii="Calibri" w:cs="Calibri" w:eastAsia="Calibri" w:hAnsi="Calibri"/>
          <w:rtl w:val="0"/>
        </w:rPr>
        <w:t xml:space="preserve">coauthored</w:t>
      </w:r>
      <w:r w:rsidDel="00000000" w:rsidR="00000000" w:rsidRPr="00000000">
        <w:rPr>
          <w:rFonts w:ascii="Calibri" w:cs="Calibri" w:eastAsia="Calibri" w:hAnsi="Calibri"/>
          <w:rtl w:val="0"/>
        </w:rPr>
        <w:t xml:space="preserve"> paper. “Multiuser Cryptographic Techniques,” was published in the spring of 1976, to be presented at the National Computer Conference in New York shortly after. In it, the duo acknowledged that big questions remained unanswered at that time; they didn’t yet know how encryption or decryption would exactly work—nor how a public key would be derived from a private key.</w:t>
      </w:r>
    </w:p>
    <w:p w:rsidR="00000000" w:rsidDel="00000000" w:rsidP="00000000" w:rsidRDefault="00000000" w:rsidRPr="00000000" w14:paraId="0000003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“At present we have </w:t>
      </w:r>
      <w:r w:rsidDel="00000000" w:rsidR="00000000" w:rsidRPr="00000000">
        <w:rPr>
          <w:rFonts w:ascii="Calibri" w:cs="Calibri" w:eastAsia="Calibri" w:hAnsi="Calibri"/>
          <w:rtl w:val="0"/>
        </w:rPr>
        <w:t xml:space="preserve">neither a proof</w:t>
      </w:r>
      <w:r w:rsidDel="00000000" w:rsidR="00000000" w:rsidRPr="00000000">
        <w:rPr>
          <w:rFonts w:ascii="Calibri" w:cs="Calibri" w:eastAsia="Calibri" w:hAnsi="Calibri"/>
          <w:rtl w:val="0"/>
        </w:rPr>
        <w:t xml:space="preserve"> that public key systems exist,” Diffie and Hellman admitted in their paper, “nor a demonstration system.”</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3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Still, they announced that they were working on something big; they put the idea of public key cryptography out there.</w:t>
      </w:r>
    </w:p>
    <w:p w:rsidR="00000000" w:rsidDel="00000000" w:rsidP="00000000" w:rsidRDefault="00000000" w:rsidRPr="00000000" w14:paraId="00000034">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Ralph Merkle</w:t>
      </w:r>
    </w:p>
    <w:p w:rsidR="00000000" w:rsidDel="00000000" w:rsidP="00000000" w:rsidRDefault="00000000" w:rsidRPr="00000000" w14:paraId="0000003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paper had barely been published when Hellman received a letter from a graduate student at the University of California, Berkeley.</w:t>
      </w:r>
    </w:p>
    <w:p w:rsidR="00000000" w:rsidDel="00000000" w:rsidP="00000000" w:rsidRDefault="00000000" w:rsidRPr="00000000" w14:paraId="0000003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student had written a paper of his own, his letter explained. However: “The people with whom I try and discuss it either fail completely to understand what’s going on, or regard </w:t>
      </w:r>
      <w:r w:rsidDel="00000000" w:rsidR="00000000" w:rsidRPr="00000000">
        <w:rPr>
          <w:rFonts w:ascii="Calibri" w:cs="Calibri" w:eastAsia="Calibri" w:hAnsi="Calibri"/>
          <w:rtl w:val="0"/>
        </w:rPr>
        <w:t xml:space="preserve">any attempt at solution as impossible,</w:t>
      </w:r>
      <w:r w:rsidDel="00000000" w:rsidR="00000000" w:rsidRPr="00000000">
        <w:rPr>
          <w:rFonts w:ascii="Calibri" w:cs="Calibri" w:eastAsia="Calibri" w:hAnsi="Calibri"/>
          <w:rtl w:val="0"/>
        </w:rPr>
        <w:t xml:space="preserve">” he wrote, his frustration dripping from the page. Concluding: “The possibility arises of doing joint work, and I would be interested in this possibility.”</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3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Signed: Ralph C. Merkle.</w:t>
      </w:r>
      <w:r w:rsidDel="00000000" w:rsidR="00000000" w:rsidRPr="00000000">
        <w:rPr>
          <w:rtl w:val="0"/>
        </w:rPr>
      </w:r>
    </w:p>
    <w:p w:rsidR="00000000" w:rsidDel="00000000" w:rsidP="00000000" w:rsidRDefault="00000000" w:rsidRPr="00000000" w14:paraId="0000003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Although about seven or eight years younger than Diffie and Hellman, Merkle’s story was not so different from theirs. He’d always been good with numbers, consistently topped every math class, and he’d taken a keen interest in computers since starting university.</w:t>
      </w:r>
    </w:p>
    <w:p w:rsidR="00000000" w:rsidDel="00000000" w:rsidP="00000000" w:rsidRDefault="00000000" w:rsidRPr="00000000" w14:paraId="0000003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He was introduced to the field of cryptography during a class on computer security in his last term as an undergrad. But as the lecturer went over the Caesar cipher and other forms of symmetric encryption, he had immediately realized that the required in-person key exchange made the approach very limited. Merkle believed that in a world where more and more communication would go digital, a better solution was desperately needed.</w:t>
      </w:r>
    </w:p>
    <w:p w:rsidR="00000000" w:rsidDel="00000000" w:rsidP="00000000" w:rsidRDefault="00000000" w:rsidRPr="00000000" w14:paraId="0000003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Rather than traversing the country in a quest for answers, however, Merkle had limited his search for a solution to his own creative mind. And he eventually came up with a scheme that could, at least to an extent, do the trick.</w:t>
      </w:r>
    </w:p>
    <w:p w:rsidR="00000000" w:rsidDel="00000000" w:rsidP="00000000" w:rsidRDefault="00000000" w:rsidRPr="00000000" w14:paraId="0000003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is how it would work.</w:t>
      </w:r>
    </w:p>
    <w:p w:rsidR="00000000" w:rsidDel="00000000" w:rsidP="00000000" w:rsidRDefault="00000000" w:rsidRPr="00000000" w14:paraId="0000003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First, Alice would create a great many</w:t>
      </w:r>
      <w:r w:rsidDel="00000000" w:rsidR="00000000" w:rsidRPr="00000000">
        <w:rPr>
          <w:rFonts w:ascii="Calibri" w:cs="Calibri" w:eastAsia="Calibri" w:hAnsi="Calibri"/>
          <w:rtl w:val="0"/>
        </w:rPr>
        <w:t xml:space="preserve"> cryptographic puzzles</w:t>
      </w:r>
      <w:r w:rsidDel="00000000" w:rsidR="00000000" w:rsidRPr="00000000">
        <w:rPr>
          <w:rFonts w:ascii="Calibri" w:cs="Calibri" w:eastAsia="Calibri" w:hAnsi="Calibri"/>
          <w:rtl w:val="0"/>
        </w:rPr>
        <w:t xml:space="preserve">, perhaps millions or even more. The solution to each puzzle would consist of a unique number and an equally unique secret key. Alice herself would already know the solution to each puzzle; she’d know which numbers are matched with which secret keys. But each individual puzzle could also be solved by anyone else, with a little bit of computing power.</w:t>
      </w:r>
    </w:p>
    <w:p w:rsidR="00000000" w:rsidDel="00000000" w:rsidP="00000000" w:rsidRDefault="00000000" w:rsidRPr="00000000" w14:paraId="0000003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Alice would then send all the puzzles to Bob. Bob would in turn randomly pick one puzzle, and solve it with a </w:t>
      </w:r>
      <w:r w:rsidDel="00000000" w:rsidR="00000000" w:rsidRPr="00000000">
        <w:rPr>
          <w:rFonts w:ascii="Calibri" w:cs="Calibri" w:eastAsia="Calibri" w:hAnsi="Calibri"/>
          <w:rtl w:val="0"/>
        </w:rPr>
        <w:t xml:space="preserve">bit</w:t>
      </w:r>
      <w:r w:rsidDel="00000000" w:rsidR="00000000" w:rsidRPr="00000000">
        <w:rPr>
          <w:rFonts w:ascii="Calibri" w:cs="Calibri" w:eastAsia="Calibri" w:hAnsi="Calibri"/>
          <w:rtl w:val="0"/>
        </w:rPr>
        <w:t xml:space="preserve"> of computing power to find the unique number and the corresponding secret key. He would then send the number (but not the corresponding secret key) </w:t>
      </w:r>
      <w:r w:rsidDel="00000000" w:rsidR="00000000" w:rsidRPr="00000000">
        <w:rPr>
          <w:rFonts w:ascii="Calibri" w:cs="Calibri" w:eastAsia="Calibri" w:hAnsi="Calibri"/>
          <w:rtl w:val="0"/>
        </w:rPr>
        <w:t xml:space="preserve">back to Alice.</w:t>
      </w:r>
      <w:r w:rsidDel="00000000" w:rsidR="00000000" w:rsidRPr="00000000">
        <w:rPr>
          <w:rtl w:val="0"/>
        </w:rPr>
      </w:r>
    </w:p>
    <w:p w:rsidR="00000000" w:rsidDel="00000000" w:rsidP="00000000" w:rsidRDefault="00000000" w:rsidRPr="00000000" w14:paraId="0000003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Based on the unique number returned by Bob, Alice </w:t>
      </w:r>
      <w:r w:rsidDel="00000000" w:rsidR="00000000" w:rsidRPr="00000000">
        <w:rPr>
          <w:rFonts w:ascii="Calibri" w:cs="Calibri" w:eastAsia="Calibri" w:hAnsi="Calibri"/>
          <w:rtl w:val="0"/>
        </w:rPr>
        <w:t xml:space="preserve">would</w:t>
      </w:r>
      <w:r w:rsidDel="00000000" w:rsidR="00000000" w:rsidRPr="00000000">
        <w:rPr>
          <w:rFonts w:ascii="Calibri" w:cs="Calibri" w:eastAsia="Calibri" w:hAnsi="Calibri"/>
          <w:rtl w:val="0"/>
        </w:rPr>
        <w:t xml:space="preserve"> immediately know which secret key Bob found along with it. This secret key would then be the encryption key they’d share. Like any other symmetric encryption key, it would be used to encrypt and decrypt messages between them. </w:t>
      </w:r>
    </w:p>
    <w:p w:rsidR="00000000" w:rsidDel="00000000" w:rsidP="00000000" w:rsidRDefault="00000000" w:rsidRPr="00000000" w14:paraId="0000003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 eavesdropper, meanwhile, could have seen all the puzzles that Alice sent to Bob, and he could also have seen which unique number Bob sent back to Alice, but he still wouldn’t know the corresponding secret key.</w:t>
      </w:r>
    </w:p>
    <w:p w:rsidR="00000000" w:rsidDel="00000000" w:rsidP="00000000" w:rsidRDefault="00000000" w:rsidRPr="00000000" w14:paraId="0000004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figure that out, the eavesdropper would actually have to randomly start solving all the puzzles (</w:t>
      </w:r>
      <w:r w:rsidDel="00000000" w:rsidR="00000000" w:rsidRPr="00000000">
        <w:rPr>
          <w:rFonts w:ascii="Calibri" w:cs="Calibri" w:eastAsia="Calibri" w:hAnsi="Calibri"/>
          <w:i w:val="1"/>
          <w:iCs w:val="1"/>
          <w:rtl w:val="0"/>
        </w:rPr>
        <w:t xml:space="preserve">brute force</w:t>
      </w:r>
      <w:r w:rsidDel="00000000" w:rsidR="00000000" w:rsidRPr="00000000">
        <w:rPr>
          <w:rFonts w:ascii="Calibri" w:cs="Calibri" w:eastAsia="Calibri" w:hAnsi="Calibri"/>
          <w:rtl w:val="0"/>
        </w:rPr>
        <w:t xml:space="preserve">) to try and find that one unique number that Bob sent back, which would then also reveal the secret key Alice and Bob settled on. This would be a computationally expensive process, however. Depending on the amount of puzzles that were initially created (and the difficulty to solve each puzzle), it could require a lot of processing power and take a long time.</w:t>
      </w:r>
    </w:p>
    <w:p w:rsidR="00000000" w:rsidDel="00000000" w:rsidP="00000000" w:rsidRDefault="00000000" w:rsidRPr="00000000" w14:paraId="0000004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Alice and Bob would therefore have an asymmetric advantage against the eavesdropper. They hardly needed to perform any computations at all to agree on a secret key, while the eavesdropper would have to perform many computations before he’d be able to listen in to their conversation.</w:t>
      </w:r>
    </w:p>
    <w:p w:rsidR="00000000" w:rsidDel="00000000" w:rsidP="00000000" w:rsidRDefault="00000000" w:rsidRPr="00000000" w14:paraId="0000004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solution did, however, require that Alice and Bob share quite a bit of data in the form of puzzles. And the security of this solution would scale linearly with the total number of puzzles. To make the scheme ten times harder to crack, they would have to share ten times as many puzzles; to make the scheme a hundred </w:t>
      </w:r>
      <w:r w:rsidDel="00000000" w:rsidR="00000000" w:rsidRPr="00000000">
        <w:rPr>
          <w:rFonts w:ascii="Calibri" w:cs="Calibri" w:eastAsia="Calibri" w:hAnsi="Calibri"/>
          <w:rtl w:val="0"/>
        </w:rPr>
        <w:t xml:space="preserve">times harder to crack</w:t>
      </w:r>
      <w:r w:rsidDel="00000000" w:rsidR="00000000" w:rsidRPr="00000000">
        <w:rPr>
          <w:rFonts w:ascii="Calibri" w:cs="Calibri" w:eastAsia="Calibri" w:hAnsi="Calibri"/>
          <w:rtl w:val="0"/>
        </w:rPr>
        <w:t xml:space="preserve">, they’d have to share a hundred times as many puzzles, and so on. In practice, regular users’ data resource limitations suggest that a well-funded attacker with a supercomputer could in many cases decrypt messages within a matter of days.</w:t>
      </w:r>
    </w:p>
    <w:p w:rsidR="00000000" w:rsidDel="00000000" w:rsidP="00000000" w:rsidRDefault="00000000" w:rsidRPr="00000000" w14:paraId="0000004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Nonetheless, Merkle had conceived a solution that allowed two people to communicate fairly privately without the need to meet in person beforehand. Even if not perfect, he believed that this key-exchange technique was certainly novel, and potentially useful.</w:t>
      </w:r>
    </w:p>
    <w:p w:rsidR="00000000" w:rsidDel="00000000" w:rsidP="00000000" w:rsidRDefault="00000000" w:rsidRPr="00000000" w14:paraId="0000004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Merkle hadn’t been able to convince anyone else. His idea received little praise at Berkeley, while his paper was rejected by </w:t>
      </w:r>
      <w:r w:rsidDel="00000000" w:rsidR="00000000" w:rsidRPr="00000000">
        <w:rPr>
          <w:rFonts w:ascii="Calibri" w:cs="Calibri" w:eastAsia="Calibri" w:hAnsi="Calibri"/>
          <w:i w:val="1"/>
          <w:iCs w:val="1"/>
          <w:rtl w:val="0"/>
        </w:rPr>
        <w:t xml:space="preserve">Communications of the ACM</w:t>
      </w:r>
      <w:r w:rsidDel="00000000" w:rsidR="00000000" w:rsidRPr="00000000">
        <w:rPr>
          <w:rFonts w:ascii="Calibri" w:cs="Calibri" w:eastAsia="Calibri" w:hAnsi="Calibri"/>
          <w:rtl w:val="0"/>
        </w:rPr>
        <w:t xml:space="preserve">, the prestigious </w:t>
      </w:r>
      <w:r w:rsidDel="00000000" w:rsidR="00000000" w:rsidRPr="00000000">
        <w:rPr>
          <w:rFonts w:ascii="Calibri" w:cs="Calibri" w:eastAsia="Calibri" w:hAnsi="Calibri"/>
          <w:rtl w:val="0"/>
        </w:rPr>
        <w:t xml:space="preserve">journal of the Association for Computing Machinery (ACM). Sending secret keys over an insecure network was considered unacceptable by reviewers. Besides, they had pointed out, no prior literature had established key-exchange as an important problem in the first place.</w:t>
      </w:r>
    </w:p>
    <w:p w:rsidR="00000000" w:rsidDel="00000000" w:rsidP="00000000" w:rsidRDefault="00000000" w:rsidRPr="00000000" w14:paraId="0000004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Unable to convey its potential to anyone around him, the disappointed student was about to give up on his idea altogether—until he got his hands on a preprint of Diffie and Hellman’s paper. Merkle was quick to recognize that the duo was trying to solve a similar problem. It represented a form of vindication that he desperately needed, and he decided to reach out.</w:t>
      </w:r>
    </w:p>
    <w:p w:rsidR="00000000" w:rsidDel="00000000" w:rsidP="00000000" w:rsidRDefault="00000000" w:rsidRPr="00000000" w14:paraId="0000004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Unlike Merkle’s Berkely professor and the journal reviewers, Diffie and Hellman admired the ingenuity of the proposal. Whereas Diffie’s idea revolved around key pairs, Merkle’s approach cleverly allowed Alice and Bob to settle on a shared key in such a way that only they could (easily) calculate what this key is. Although Diffie and Hellman ultimately concluded that the scheme was not robust enough for what they were trying to achieve, the puzzle scheme did invite them to look at the problem from a new angle.</w:t>
      </w:r>
    </w:p>
    <w:p w:rsidR="00000000" w:rsidDel="00000000" w:rsidP="00000000" w:rsidRDefault="00000000" w:rsidRPr="00000000" w14:paraId="0000004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Hellman decided to take Merkle on as a summer intern, where he helped the Berkeley student redraft his paper into a version that would eventually be accepted by the ACM journal. Moreover, having proved himself to be a creative and clever thinker, Merkle was also looped into further conversations about public key cryptography.</w:t>
      </w:r>
    </w:p>
    <w:p w:rsidR="00000000" w:rsidDel="00000000" w:rsidP="00000000" w:rsidRDefault="00000000" w:rsidRPr="00000000" w14:paraId="0000004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Now, three minds were thinking about the problem.</w:t>
      </w:r>
    </w:p>
    <w:p w:rsidR="00000000" w:rsidDel="00000000" w:rsidP="00000000" w:rsidRDefault="00000000" w:rsidRPr="00000000" w14:paraId="00000049">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Breakthrough</w:t>
      </w:r>
    </w:p>
    <w:p w:rsidR="00000000" w:rsidDel="00000000" w:rsidP="00000000" w:rsidRDefault="00000000" w:rsidRPr="00000000" w14:paraId="0000004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rtl w:val="0"/>
        </w:rPr>
        <w:t xml:space="preserve">t was Hellman who finally made the pieces click.</w:t>
      </w:r>
    </w:p>
    <w:p w:rsidR="00000000" w:rsidDel="00000000" w:rsidP="00000000" w:rsidRDefault="00000000" w:rsidRPr="00000000" w14:paraId="0000004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Although his solution didn’t tick all the boxes he and Diffie were aiming for—there was no digital authentication—Hellman came up with a scheme that would let two parties communicate privately, without the need to share an encryption key in person beforehand. Similar to Merkle’s puzzle scheme, the idea behind the </w:t>
      </w:r>
      <w:r w:rsidDel="00000000" w:rsidR="00000000" w:rsidRPr="00000000">
        <w:rPr>
          <w:rFonts w:ascii="Calibri" w:cs="Calibri" w:eastAsia="Calibri" w:hAnsi="Calibri"/>
          <w:i w:val="1"/>
          <w:iCs w:val="1"/>
          <w:rtl w:val="0"/>
        </w:rPr>
        <w:t xml:space="preserve">Diffie-Hellman key exchange</w:t>
      </w:r>
      <w:r w:rsidDel="00000000" w:rsidR="00000000" w:rsidRPr="00000000">
        <w:rPr>
          <w:rFonts w:ascii="Calibri" w:cs="Calibri" w:eastAsia="Calibri" w:hAnsi="Calibri"/>
          <w:rtl w:val="0"/>
        </w:rPr>
        <w:t xml:space="preserve"> (as this solution would come to be known) is that Alice and Bob can settle on a </w:t>
      </w:r>
      <w:r w:rsidDel="00000000" w:rsidR="00000000" w:rsidRPr="00000000">
        <w:rPr>
          <w:rFonts w:ascii="Calibri" w:cs="Calibri" w:eastAsia="Calibri" w:hAnsi="Calibri"/>
          <w:i w:val="1"/>
          <w:iCs w:val="1"/>
          <w:rtl w:val="0"/>
        </w:rPr>
        <w:t xml:space="preserve">shared secret</w:t>
      </w:r>
      <w:r w:rsidDel="00000000" w:rsidR="00000000" w:rsidRPr="00000000">
        <w:rPr>
          <w:rFonts w:ascii="Calibri" w:cs="Calibri" w:eastAsia="Calibri" w:hAnsi="Calibri"/>
          <w:rtl w:val="0"/>
        </w:rPr>
        <w:t xml:space="preserve">: essentially, a symmetric encryption key that only they know. </w:t>
      </w:r>
    </w:p>
    <w:p w:rsidR="00000000" w:rsidDel="00000000" w:rsidP="00000000" w:rsidRDefault="00000000" w:rsidRPr="00000000" w14:paraId="0000004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generate this shared secret, Alice and Bob would use key pairs, the idea first suggested by Diffie. Their private keys would essentially just be very big random numbers—so big that not even the fastest supercomputers would be able to guess them in a million years. Each public key, then, could be derived from a private key through a one-way function. Calculating the public key from the private key would be easy, while calculating the private key from the public key would basically be impossible.</w:t>
      </w:r>
    </w:p>
    <w:p w:rsidR="00000000" w:rsidDel="00000000" w:rsidP="00000000" w:rsidRDefault="00000000" w:rsidRPr="00000000" w14:paraId="0000004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produce the shared secret, then, both Alice and Bob would each multiply their own </w:t>
      </w:r>
      <w:r w:rsidDel="00000000" w:rsidR="00000000" w:rsidRPr="00000000">
        <w:rPr>
          <w:rFonts w:ascii="Calibri" w:cs="Calibri" w:eastAsia="Calibri" w:hAnsi="Calibri"/>
          <w:i w:val="1"/>
          <w:iCs w:val="1"/>
          <w:rtl w:val="0"/>
        </w:rPr>
        <w:t xml:space="preserve">private</w:t>
      </w:r>
      <w:r w:rsidDel="00000000" w:rsidR="00000000" w:rsidRPr="00000000">
        <w:rPr>
          <w:rFonts w:ascii="Calibri" w:cs="Calibri" w:eastAsia="Calibri" w:hAnsi="Calibri"/>
          <w:rtl w:val="0"/>
        </w:rPr>
        <w:t xml:space="preserve"> key with the other person’s </w:t>
      </w:r>
      <w:r w:rsidDel="00000000" w:rsidR="00000000" w:rsidRPr="00000000">
        <w:rPr>
          <w:rFonts w:ascii="Calibri" w:cs="Calibri" w:eastAsia="Calibri" w:hAnsi="Calibri"/>
          <w:i w:val="1"/>
          <w:iCs w:val="1"/>
          <w:rtl w:val="0"/>
        </w:rPr>
        <w:t xml:space="preserve">public</w:t>
      </w:r>
      <w:r w:rsidDel="00000000" w:rsidR="00000000" w:rsidRPr="00000000">
        <w:rPr>
          <w:rFonts w:ascii="Calibri" w:cs="Calibri" w:eastAsia="Calibri" w:hAnsi="Calibri"/>
          <w:rtl w:val="0"/>
        </w:rPr>
        <w:t xml:space="preserve"> key. This should give both of them the same result: the shared secret. </w:t>
      </w:r>
    </w:p>
    <w:p w:rsidR="00000000" w:rsidDel="00000000" w:rsidP="00000000" w:rsidRDefault="00000000" w:rsidRPr="00000000" w14:paraId="0000004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works because, in both cases, the shared secret is essentially a combination of both private keys put through a one-way function </w:t>
      </w:r>
      <w:r w:rsidDel="00000000" w:rsidR="00000000" w:rsidRPr="00000000">
        <w:rPr>
          <w:rFonts w:ascii="Calibri" w:cs="Calibri" w:eastAsia="Calibri" w:hAnsi="Calibri"/>
          <w:i w:val="1"/>
          <w:iCs w:val="1"/>
          <w:rtl w:val="0"/>
        </w:rPr>
        <w:t xml:space="preserve">once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When Alice multiplies her private key with Bob’s public key, the one-way function is already “embedded” in Bob’s public key, and the opposite is true when Bob multiplies his private key with Alice’s public key. Although Alice and Bob perform the math in a different “order,” the outcome has to be the same.</w:t>
      </w:r>
      <w:r w:rsidDel="00000000" w:rsidR="00000000" w:rsidRPr="00000000">
        <w:rPr>
          <w:rtl w:val="0"/>
        </w:rPr>
      </w:r>
    </w:p>
    <w:p w:rsidR="00000000" w:rsidDel="00000000" w:rsidP="00000000" w:rsidRDefault="00000000" w:rsidRPr="00000000" w14:paraId="0000004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a simplified analogy, this is similar to how the outcomes of 2 x (3 x 5) and 3 x (2 x 5) are both 30. In this analogy, 2 is Alice’s private key, 3 is Bob’s private key, x 5 is the one-way function, and 30 is the shared secret.)</w:t>
      </w:r>
    </w:p>
    <w:p w:rsidR="00000000" w:rsidDel="00000000" w:rsidP="00000000" w:rsidRDefault="00000000" w:rsidRPr="00000000" w14:paraId="0000005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Meanwhile, no one else would be able to generate Alice and Bob’s shared secret. After all, if the two </w:t>
      </w:r>
      <w:r w:rsidDel="00000000" w:rsidR="00000000" w:rsidRPr="00000000">
        <w:rPr>
          <w:rFonts w:ascii="Calibri" w:cs="Calibri" w:eastAsia="Calibri" w:hAnsi="Calibri"/>
          <w:i w:val="1"/>
          <w:iCs w:val="1"/>
          <w:rtl w:val="0"/>
        </w:rPr>
        <w:t xml:space="preserve">public</w:t>
      </w:r>
      <w:r w:rsidDel="00000000" w:rsidR="00000000" w:rsidRPr="00000000">
        <w:rPr>
          <w:rFonts w:ascii="Calibri" w:cs="Calibri" w:eastAsia="Calibri" w:hAnsi="Calibri"/>
          <w:rtl w:val="0"/>
        </w:rPr>
        <w:t xml:space="preserve"> keys are multiplied, the result is essentially a combination of both private keys, but put through a</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one-way function </w:t>
      </w:r>
      <w:r w:rsidDel="00000000" w:rsidR="00000000" w:rsidRPr="00000000">
        <w:rPr>
          <w:rFonts w:ascii="Calibri" w:cs="Calibri" w:eastAsia="Calibri" w:hAnsi="Calibri"/>
          <w:i w:val="1"/>
          <w:iCs w:val="1"/>
          <w:rtl w:val="0"/>
        </w:rPr>
        <w:t xml:space="preserve">twice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one time too many. (Continuing the analogy, this would compare to (2 x 5) x (3 x 5), which would result in 150 instead of 30.)</w:t>
      </w:r>
    </w:p>
    <w:p w:rsidR="00000000" w:rsidDel="00000000" w:rsidP="00000000" w:rsidRDefault="00000000" w:rsidRPr="00000000" w14:paraId="0000005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Generating the shared secret, therefore, requires access to either Alice’s or Bob’s private key. As long as they’d keep these a secret, the two of them could enjoy mathematically guaranteed private communication.</w:t>
      </w:r>
    </w:p>
    <w:p w:rsidR="00000000" w:rsidDel="00000000" w:rsidP="00000000" w:rsidRDefault="00000000" w:rsidRPr="00000000" w14:paraId="0000005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Defying an entire body of knowledge, the Diffie-Hellman key exchange could realize something that was long thought impossible. With that, the technique had the potential to dramatically transform the entire field of cryptography, and the two unconventional cryptographers were well aware of this fact when they submitted their second paper, “New Directions in Cryptography,” to </w:t>
      </w:r>
      <w:r w:rsidDel="00000000" w:rsidR="00000000" w:rsidRPr="00000000">
        <w:rPr>
          <w:rFonts w:ascii="Calibri" w:cs="Calibri" w:eastAsia="Calibri" w:hAnsi="Calibri"/>
          <w:i w:val="1"/>
          <w:iCs w:val="1"/>
          <w:rtl w:val="0"/>
        </w:rPr>
        <w:t xml:space="preserve">IEEE Transactions on Information Theory</w:t>
      </w:r>
      <w:r w:rsidDel="00000000" w:rsidR="00000000" w:rsidRPr="00000000">
        <w:rPr>
          <w:rFonts w:ascii="Calibri" w:cs="Calibri" w:eastAsia="Calibri" w:hAnsi="Calibri"/>
          <w:rtl w:val="0"/>
        </w:rPr>
        <w:t xml:space="preserve">—a prestigious scientific journal published by a professional association for electrical engineering.</w:t>
      </w:r>
    </w:p>
    <w:p w:rsidR="00000000" w:rsidDel="00000000" w:rsidP="00000000" w:rsidRDefault="00000000" w:rsidRPr="00000000" w14:paraId="0000005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“We stand today on the brink of a revolution in cryptography,” Diffie and Hellmann announced in the paper, published in the journal’s November 1976 edition. Foreseeing that their breakthrough would mark the beginning of a major upheaval, they continued: “theoretical developments in information theory and computer science show promise of providing provably secure cryptosystems, changing this ancient art into a science.”</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5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Indeed, it soon became evident that Diffie and Hellman had opened the floodgates. A new generation of cryptographers was about to introduce a cascade of innovation</w:t>
      </w:r>
      <w:r w:rsidDel="00000000" w:rsidR="00000000" w:rsidRPr="00000000">
        <w:rPr>
          <w:rFonts w:ascii="Calibri" w:cs="Calibri" w:eastAsia="Calibri" w:hAnsi="Calibri"/>
          <w:rtl w:val="0"/>
        </w:rPr>
        <w:t xml:space="preserve"> into the world of </w:t>
      </w:r>
      <w:r w:rsidDel="00000000" w:rsidR="00000000" w:rsidRPr="00000000">
        <w:rPr>
          <w:rFonts w:ascii="Calibri" w:cs="Calibri" w:eastAsia="Calibri" w:hAnsi="Calibri"/>
          <w:rtl w:val="0"/>
        </w:rPr>
        <w:t xml:space="preserve">crypto</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5">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RSA</w:t>
      </w:r>
    </w:p>
    <w:p w:rsidR="00000000" w:rsidDel="00000000" w:rsidP="00000000" w:rsidRDefault="00000000" w:rsidRPr="00000000" w14:paraId="0000005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Among the first to be inspired by Diffie and Hellman’s paper were three young mathematicians from MIT. United in their love for numbers and their urge to solve difficult problems, Ron Rivest, an assistant professor at the university, Adi Shamir, a visiting professor, and Leonard Adleman, a computer scientist at the same institute, set out to design a one-way function specifically for public key cryptography.</w:t>
      </w:r>
    </w:p>
    <w:p w:rsidR="00000000" w:rsidDel="00000000" w:rsidP="00000000" w:rsidRDefault="00000000" w:rsidRPr="00000000" w14:paraId="0000005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They succeeded a few months later, in 1977.</w:t>
      </w:r>
    </w:p>
    <w:p w:rsidR="00000000" w:rsidDel="00000000" w:rsidP="00000000" w:rsidRDefault="00000000" w:rsidRPr="00000000" w14:paraId="0000005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RSA, as their algorithm was called (each letter representing one of its inventors), leveraged centuries-old mathematical insights in prime factorization—multiplying of prime numbers—to create a one-way function with an embedded trapdoor. </w:t>
      </w:r>
      <w:r w:rsidDel="00000000" w:rsidR="00000000" w:rsidRPr="00000000">
        <w:rPr>
          <w:rFonts w:ascii="Calibri" w:cs="Calibri" w:eastAsia="Calibri" w:hAnsi="Calibri"/>
          <w:rtl w:val="0"/>
        </w:rPr>
        <w:t xml:space="preserve">By wrapping calculations around a </w:t>
      </w:r>
      <w:r w:rsidDel="00000000" w:rsidR="00000000" w:rsidRPr="00000000">
        <w:rPr>
          <w:rFonts w:ascii="Calibri" w:cs="Calibri" w:eastAsia="Calibri" w:hAnsi="Calibri"/>
          <w:rtl w:val="0"/>
        </w:rPr>
        <w:t xml:space="preserve">maximum number</w:t>
      </w:r>
      <w:r w:rsidDel="00000000" w:rsidR="00000000" w:rsidRPr="00000000">
        <w:rPr>
          <w:rFonts w:ascii="Calibri" w:cs="Calibri" w:eastAsia="Calibri" w:hAnsi="Calibri"/>
          <w:rtl w:val="0"/>
        </w:rPr>
        <w:t xml:space="preserve">, two subsequent, but different multiplications would always return the original input.</w:t>
      </w:r>
      <w:r w:rsidDel="00000000" w:rsidR="00000000" w:rsidRPr="00000000">
        <w:rPr>
          <w:rFonts w:ascii="Calibri" w:cs="Calibri" w:eastAsia="Calibri" w:hAnsi="Calibri"/>
          <w:rtl w:val="0"/>
        </w:rPr>
        <w:t xml:space="preserve"> In effect, the first multiplication would encrypt the data, while the second would decrypt it.</w:t>
      </w:r>
    </w:p>
    <w:p w:rsidR="00000000" w:rsidDel="00000000" w:rsidP="00000000" w:rsidRDefault="00000000" w:rsidRPr="00000000" w14:paraId="0000005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a simplified analogy, it’</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 like doing math on a clock. Since a clock only counts to twelve, ten plus five results in three. Three plus seven, in turn, brings us back to ten. In this analogy, ten is the original data, adding five represents the act of encrypting, the initial result of three is the encrypted data, and adding seven again represents the trapdoor function, and the act of decrypting.</w:t>
      </w:r>
    </w:p>
    <w:p w:rsidR="00000000" w:rsidDel="00000000" w:rsidP="00000000" w:rsidRDefault="00000000" w:rsidRPr="00000000" w14:paraId="0000005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RSA brought encrypting and decrypting messages in line with Diffie’s original idea. If Alice wanted to send Bob an encrypted message, she could simply encrypt the message using Bob’s public key. Bob could then decrypt the message just with his private key. Bob no longer required Alice’s public key, nor did either of them need a shared secret.</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even more importantly, the algorithm worked in reverse just as well. Two subsequent multiplications always return the original number, regardless which of the two multiplications is done first. Continuing the clock analogy where ten plus five plus seven got us back to ten, the reverse—ten plus seven plus five—gets us back to ten just the same.</w:t>
      </w:r>
      <w:r w:rsidDel="00000000" w:rsidR="00000000" w:rsidRPr="00000000">
        <w:rPr>
          <w:rtl w:val="0"/>
        </w:rPr>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In practice, this meant that a private key could be used to encrypt data, which the corresponding public key could then decrypt. With that, RSA enabled a cryptographic signature scheme: Alice can encrypt a message, which Bob (or anyone else) can decrypt using her public key, proving that the message was really encrypted with Alice’s private key.</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Where the Diffie-Hellman key exchange had enabled private communication, RSA for the first time also facilitated a form of digital authentication.</w:t>
      </w:r>
    </w:p>
    <w:p w:rsidR="00000000" w:rsidDel="00000000" w:rsidP="00000000" w:rsidRDefault="00000000" w:rsidRPr="00000000" w14:paraId="0000005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last but not least, RSA security scaled (roughly) </w:t>
      </w:r>
      <w:r w:rsidDel="00000000" w:rsidR="00000000" w:rsidRPr="00000000">
        <w:rPr>
          <w:rFonts w:ascii="Calibri" w:cs="Calibri" w:eastAsia="Calibri" w:hAnsi="Calibri"/>
          <w:rtl w:val="0"/>
        </w:rPr>
        <w:t xml:space="preserve">exponentially</w:t>
      </w:r>
      <w:r w:rsidDel="00000000" w:rsidR="00000000" w:rsidRPr="00000000">
        <w:rPr>
          <w:rFonts w:ascii="Calibri" w:cs="Calibri" w:eastAsia="Calibri" w:hAnsi="Calibri"/>
          <w:rtl w:val="0"/>
        </w:rPr>
        <w:t xml:space="preserve">. Adding just a few digits to the original prime numbers used in this scheme would make </w:t>
      </w:r>
      <w:r w:rsidDel="00000000" w:rsidR="00000000" w:rsidRPr="00000000">
        <w:rPr>
          <w:rFonts w:ascii="Calibri" w:cs="Calibri" w:eastAsia="Calibri" w:hAnsi="Calibri"/>
          <w:rtl w:val="0"/>
        </w:rPr>
        <w:t xml:space="preserve">it magnitudes more</w:t>
      </w:r>
      <w:r w:rsidDel="00000000" w:rsidR="00000000" w:rsidRPr="00000000">
        <w:rPr>
          <w:rFonts w:ascii="Calibri" w:cs="Calibri" w:eastAsia="Calibri" w:hAnsi="Calibri"/>
          <w:rtl w:val="0"/>
        </w:rPr>
        <w:t xml:space="preserve"> difficult to later find out which prime numbers were used—and therefore, magnitudes more difficult to break the encryption. With public keys so small that even casual computer users could easily share them, security was mathematically guaranteed for millions of years.</w:t>
      </w:r>
    </w:p>
    <w:p w:rsidR="00000000" w:rsidDel="00000000" w:rsidP="00000000" w:rsidRDefault="00000000" w:rsidRPr="00000000" w14:paraId="0000005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With RSA, Diffie’s vision for public key cryptography had truly arrived.</w:t>
      </w:r>
    </w:p>
    <w:p w:rsidR="00000000" w:rsidDel="00000000" w:rsidP="00000000" w:rsidRDefault="00000000" w:rsidRPr="00000000" w14:paraId="00000060">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David Chaum</w:t>
      </w:r>
    </w:p>
    <w:p w:rsidR="00000000" w:rsidDel="00000000" w:rsidP="00000000" w:rsidRDefault="00000000" w:rsidRPr="00000000" w14:paraId="0000006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nother young cryptographer inspired by Diffie and Hellman’s breakthrough was David Chaum.</w:t>
      </w:r>
    </w:p>
    <w:p w:rsidR="00000000" w:rsidDel="00000000" w:rsidP="00000000" w:rsidRDefault="00000000" w:rsidRPr="00000000" w14:paraId="0000006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Growing up in the suburbs of Los Angeles in the 1960s and early 1970s, Chaum had developed an innate interest in security technology already as a teenager. This started with hardware, like door locks, burglar alarms, and physical safes, which by the time he was a young adult culminated in the design of a new </w:t>
      </w:r>
      <w:r w:rsidDel="00000000" w:rsidR="00000000" w:rsidRPr="00000000">
        <w:rPr>
          <w:rFonts w:ascii="Calibri" w:cs="Calibri" w:eastAsia="Calibri" w:hAnsi="Calibri"/>
          <w:rtl w:val="0"/>
        </w:rPr>
        <w:t xml:space="preserve">type of lock</w:t>
      </w:r>
      <w:r w:rsidDel="00000000" w:rsidR="00000000" w:rsidRPr="00000000">
        <w:rPr>
          <w:rFonts w:ascii="Calibri" w:cs="Calibri" w:eastAsia="Calibri" w:hAnsi="Calibri"/>
          <w:rtl w:val="0"/>
        </w:rPr>
        <w:t xml:space="preserve">. Chaum even came close to selling his design to a major manufacturer.</w:t>
      </w:r>
    </w:p>
    <w:p w:rsidR="00000000" w:rsidDel="00000000" w:rsidP="00000000" w:rsidRDefault="00000000" w:rsidRPr="00000000" w14:paraId="0000006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his interest had by then also started expanding into the relatively new field of information technology. Hopping between universities—he attended the University of California, Los Angeles even before graduating high school, switched to the University of Sonora in Mexico to be close to his girlfriend at the time, and finally graduated from the University of California, San Diego—Chaum studied computer science and math, and by the late 1970s learned about cryptography and the recent breakthroughs in that field. </w:t>
      </w:r>
    </w:p>
    <w:p w:rsidR="00000000" w:rsidDel="00000000" w:rsidP="00000000" w:rsidRDefault="00000000" w:rsidRPr="00000000" w14:paraId="0000006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Chaum naturally recognized the potential of public key cryptography because he, too, had seen glimpses of the future. He foresaw that computers would become increasingly common, to the point where every household would have one installed in their home. And as ARPAnet was slowly starting to transform into the (more generally accessible) early internet, he expected electronic communication to transform the world.</w:t>
      </w:r>
    </w:p>
    <w:p w:rsidR="00000000" w:rsidDel="00000000" w:rsidP="00000000" w:rsidRDefault="00000000" w:rsidRPr="00000000" w14:paraId="0000006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like Diffie before him, Chaum also recognized that this transformation could lead to a rather dystopian future. He understood that if messages, documents, or files are sent over the internet, all this data would be at risk of being monitored, intercepted, and exploited by </w:t>
      </w:r>
      <w:r w:rsidDel="00000000" w:rsidR="00000000" w:rsidRPr="00000000">
        <w:rPr>
          <w:rFonts w:ascii="Calibri" w:cs="Calibri" w:eastAsia="Calibri" w:hAnsi="Calibri"/>
          <w:rtl w:val="0"/>
        </w:rPr>
        <w:t xml:space="preserve">tyrants</w:t>
      </w:r>
      <w:r w:rsidDel="00000000" w:rsidR="00000000" w:rsidRPr="00000000">
        <w:rPr>
          <w:rFonts w:ascii="Calibri" w:cs="Calibri" w:eastAsia="Calibri" w:hAnsi="Calibri"/>
          <w:rtl w:val="0"/>
        </w:rPr>
        <w:t xml:space="preserve"> on a scale never seen before. Because people’s behavior changes when they think th</w:t>
      </w:r>
      <w:ins w:author="Aaron van Wirdum" w:id="0" w:date="2024-05-27T22:24:50Z">
        <w:r w:rsidDel="00000000" w:rsidR="00000000" w:rsidRPr="00000000">
          <w:rPr>
            <w:rFonts w:ascii="Calibri" w:cs="Calibri" w:eastAsia="Calibri" w:hAnsi="Calibri"/>
            <w:rtl w:val="0"/>
          </w:rPr>
          <w:t xml:space="preserve">ey</w:t>
        </w:r>
      </w:ins>
      <w:del w:author="Aaron van Wirdum" w:id="0" w:date="2024-05-27T22:24:50Z">
        <w:r w:rsidDel="00000000" w:rsidR="00000000" w:rsidRPr="00000000">
          <w:rPr>
            <w:rFonts w:ascii="Calibri" w:cs="Calibri" w:eastAsia="Calibri" w:hAnsi="Calibri"/>
            <w:rtl w:val="0"/>
          </w:rPr>
          <w:delText xml:space="preserve">at</w:delText>
        </w:r>
      </w:del>
      <w:r w:rsidDel="00000000" w:rsidR="00000000" w:rsidRPr="00000000">
        <w:rPr>
          <w:rFonts w:ascii="Calibri" w:cs="Calibri" w:eastAsia="Calibri" w:hAnsi="Calibri"/>
          <w:rtl w:val="0"/>
        </w:rPr>
        <w:t xml:space="preserve"> might be watched, mass surveillance would create a prison of the mind, breed conformity, and ultimately destroy basic liberties, Chaum worried.</w:t>
      </w:r>
    </w:p>
    <w:p w:rsidR="00000000" w:rsidDel="00000000" w:rsidP="00000000" w:rsidRDefault="00000000" w:rsidRPr="00000000" w14:paraId="0000006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“Cyberspace doesn’t have all the physical constraints,” Chaum later explained to a reporter from technology magazine </w:t>
      </w:r>
      <w:r w:rsidDel="00000000" w:rsidR="00000000" w:rsidRPr="00000000">
        <w:rPr>
          <w:rFonts w:ascii="Calibri" w:cs="Calibri" w:eastAsia="Calibri" w:hAnsi="Calibri"/>
          <w:i w:val="1"/>
          <w:iCs w:val="1"/>
          <w:rtl w:val="0"/>
        </w:rPr>
        <w:t xml:space="preserve">Wired</w:t>
      </w:r>
      <w:r w:rsidDel="00000000" w:rsidR="00000000" w:rsidRPr="00000000">
        <w:rPr>
          <w:rFonts w:ascii="Calibri" w:cs="Calibri" w:eastAsia="Calibri" w:hAnsi="Calibri"/>
          <w:rtl w:val="0"/>
        </w:rPr>
        <w:t xml:space="preserve">. “There are no walls. . . . it’s a different, scary, weird place, and with identification it’s a panopticon nightmare. Right? Everything you do could be known to anyone else, could be recorded forever. It’s antithetical to the basic principle underlying the mechanisms of democracy.”</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6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he recognized there was now an alternative; another potential future.</w:t>
      </w:r>
      <w:r w:rsidDel="00000000" w:rsidR="00000000" w:rsidRPr="00000000">
        <w:rPr>
          <w:rFonts w:ascii="Calibri" w:cs="Calibri" w:eastAsia="Calibri" w:hAnsi="Calibri"/>
          <w:rtl w:val="0"/>
        </w:rPr>
        <w:t xml:space="preserve"> Chaum realized that </w:t>
      </w:r>
      <w:r w:rsidDel="00000000" w:rsidR="00000000" w:rsidRPr="00000000">
        <w:rPr>
          <w:rFonts w:ascii="Calibri" w:cs="Calibri" w:eastAsia="Calibri" w:hAnsi="Calibri"/>
          <w:rtl w:val="0"/>
        </w:rPr>
        <w:t xml:space="preserve">the brand new developments in cryptography could be turned into tools for protection. Society was at a crossroads, and innovations like public key cryptography offered hope for a world where people were empowered to control their own data.</w:t>
      </w:r>
    </w:p>
    <w:p w:rsidR="00000000" w:rsidDel="00000000" w:rsidP="00000000" w:rsidRDefault="00000000" w:rsidRPr="00000000" w14:paraId="0000006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part because he knew Ralph Merkle had attended Berkeley (but unaware that Merkle’s initial puzzle scheme hadn’t been received particularly well there), Chaum chose the Bay Area university to pursue a PhD.</w:t>
      </w:r>
      <w:r w:rsidDel="00000000" w:rsidR="00000000" w:rsidRPr="00000000">
        <w:rPr>
          <w:rFonts w:ascii="Calibri" w:cs="Calibri" w:eastAsia="Calibri" w:hAnsi="Calibri"/>
          <w:rtl w:val="0"/>
        </w:rPr>
        <w:t xml:space="preserve"> Here, he witnessed from up close how the field of cryptography was by the turn of the decade evolving from a niche interest exclusive to small university departments and academic journals into a small revolution in the field of computing, pushed forward by a dedicated and growing community of like-minded mathematicians.</w:t>
      </w:r>
    </w:p>
    <w:p w:rsidR="00000000" w:rsidDel="00000000" w:rsidP="00000000" w:rsidRDefault="00000000" w:rsidRPr="00000000" w14:paraId="0000006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resulted in the first-ever </w:t>
      </w:r>
      <w:r w:rsidDel="00000000" w:rsidR="00000000" w:rsidRPr="00000000">
        <w:rPr>
          <w:rFonts w:ascii="Calibri" w:cs="Calibri" w:eastAsia="Calibri" w:hAnsi="Calibri"/>
          <w:i w:val="1"/>
          <w:iCs w:val="1"/>
          <w:rtl w:val="0"/>
        </w:rPr>
        <w:t xml:space="preserve">Crypto</w:t>
      </w:r>
      <w:r w:rsidDel="00000000" w:rsidR="00000000" w:rsidRPr="00000000">
        <w:rPr>
          <w:rFonts w:ascii="Calibri" w:cs="Calibri" w:eastAsia="Calibri" w:hAnsi="Calibri"/>
          <w:rtl w:val="0"/>
        </w:rPr>
        <w:t xml:space="preserve"> conference in 1981, hosted at the University of California, Santa Barbara. The field’s greatest innovators—Diffie, Hellman, Merkle, Rivest, Shamir, Ad</w:t>
      </w:r>
      <w:ins w:author="Aaron van Wirdum" w:id="1" w:date="2024-02-20T10:50:39Z">
        <w:r w:rsidDel="00000000" w:rsidR="00000000" w:rsidRPr="00000000">
          <w:rPr>
            <w:rFonts w:ascii="Calibri" w:cs="Calibri" w:eastAsia="Calibri" w:hAnsi="Calibri"/>
            <w:rtl w:val="0"/>
          </w:rPr>
          <w:t xml:space="preserve">le</w:t>
        </w:r>
      </w:ins>
      <w:del w:author="Aaron van Wirdum" w:id="1" w:date="2024-02-20T10:50:39Z">
        <w:r w:rsidDel="00000000" w:rsidR="00000000" w:rsidRPr="00000000">
          <w:rPr>
            <w:rFonts w:ascii="Calibri" w:cs="Calibri" w:eastAsia="Calibri" w:hAnsi="Calibri"/>
            <w:rtl w:val="0"/>
          </w:rPr>
          <w:delText xml:space="preserve">el</w:delText>
        </w:r>
      </w:del>
      <w:r w:rsidDel="00000000" w:rsidR="00000000" w:rsidRPr="00000000">
        <w:rPr>
          <w:rFonts w:ascii="Calibri" w:cs="Calibri" w:eastAsia="Calibri" w:hAnsi="Calibri"/>
          <w:rtl w:val="0"/>
        </w:rPr>
        <w:t xml:space="preserve">man—and about fifty other cryptographers attended, with many of them meeting in person for the first time. They presented their latest papers, discussed potential improvements to existing schemes, or simply got to know each other a bit better as they spent an evening barbecuing on the beach.</w:t>
      </w:r>
    </w:p>
    <w:p w:rsidR="00000000" w:rsidDel="00000000" w:rsidP="00000000" w:rsidRDefault="00000000" w:rsidRPr="00000000" w14:paraId="0000006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However, this all happened to the stark dismay of the NSA.</w:t>
      </w:r>
      <w:r w:rsidDel="00000000" w:rsidR="00000000" w:rsidRPr="00000000">
        <w:rPr>
          <w:rFonts w:ascii="Calibri" w:cs="Calibri" w:eastAsia="Calibri" w:hAnsi="Calibri"/>
          <w:rtl w:val="0"/>
        </w:rPr>
        <w:t xml:space="preserve"> Like the new wave of cryptographers gathered at Crypto 1981, the government agency, too, recognized the potential of public key cryptography. But rather than sharing in the optimism and excitement at the conference, people within the intelligence community were concerned that strong encryption could jeopardize their entire modus operandi. They wanted to halt this cryptographic revolution in its tracks, and in the wake of the conference, the NSA began issuing warnings to scientific organizations not to facilitate presentations of the kind that Crypto 1981 had so openly showcased.</w:t>
      </w:r>
    </w:p>
    <w:p w:rsidR="00000000" w:rsidDel="00000000" w:rsidP="00000000" w:rsidRDefault="00000000" w:rsidRPr="00000000" w14:paraId="0000006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When he learned about this, Chaum took it upon himself to fight back, personally taking the lead to ensure the conference wouldn’t remain a one-time event. Equipped with a list of names and contact information provided by Adleman,</w:t>
      </w:r>
      <w:r w:rsidDel="00000000" w:rsidR="00000000" w:rsidRPr="00000000">
        <w:rPr>
          <w:rFonts w:ascii="Calibri" w:cs="Calibri" w:eastAsia="Calibri" w:hAnsi="Calibri"/>
          <w:rtl w:val="0"/>
        </w:rPr>
        <w:t xml:space="preserve"> the graduate student started reaching out to all the big names in the field of crypto</w:t>
      </w:r>
      <w:r w:rsidDel="00000000" w:rsidR="00000000" w:rsidRPr="00000000">
        <w:rPr>
          <w:rFonts w:ascii="Calibri" w:cs="Calibri" w:eastAsia="Calibri" w:hAnsi="Calibri"/>
          <w:rtl w:val="0"/>
        </w:rPr>
        <w:t xml:space="preserve">. Careful not to draw any attention from the NSA—he sent out physical letters or met in person, but avoided phone conversations on the topic—Chaum eventually managed to get everyone to return to Santa Barbara for Crypto 1982</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while also organizing a</w:t>
      </w:r>
      <w:r w:rsidDel="00000000" w:rsidR="00000000" w:rsidRPr="00000000">
        <w:rPr>
          <w:rFonts w:ascii="Calibri" w:cs="Calibri" w:eastAsia="Calibri" w:hAnsi="Calibri"/>
          <w:rtl w:val="0"/>
        </w:rPr>
        <w:t xml:space="preserve"> European convention (</w:t>
      </w:r>
      <w:r w:rsidDel="00000000" w:rsidR="00000000" w:rsidRPr="00000000">
        <w:rPr>
          <w:rFonts w:ascii="Calibri" w:cs="Calibri" w:eastAsia="Calibri" w:hAnsi="Calibri"/>
          <w:i w:val="1"/>
          <w:iCs w:val="1"/>
          <w:rtl w:val="0"/>
        </w:rPr>
        <w:t xml:space="preserve">Eurocrypt</w:t>
      </w:r>
      <w:r w:rsidDel="00000000" w:rsidR="00000000" w:rsidRPr="00000000">
        <w:rPr>
          <w:rFonts w:ascii="Calibri" w:cs="Calibri" w:eastAsia="Calibri" w:hAnsi="Calibri"/>
          <w:rtl w:val="0"/>
        </w:rPr>
        <w:t xml:space="preserve">) in Germany that same year.</w:t>
      </w:r>
    </w:p>
    <w:p w:rsidR="00000000" w:rsidDel="00000000" w:rsidP="00000000" w:rsidRDefault="00000000" w:rsidRPr="00000000" w14:paraId="0000006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On top of that, Chaum founded the International Association for Cryptologic Research, a nonprofit organization tasked with furthering research in cryptography, which he announced at Crypto 1982—again, much to the chagrin of the NSA.</w:t>
      </w:r>
    </w:p>
    <w:p w:rsidR="00000000" w:rsidDel="00000000" w:rsidP="00000000" w:rsidRDefault="00000000" w:rsidRPr="00000000" w14:paraId="0000006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Yet, Chaum’s greatest contributions to the field of cryptography weren’t the events he organized or the organization he founded, but the tools he designed.</w:t>
      </w:r>
    </w:p>
    <w:p w:rsidR="00000000" w:rsidDel="00000000" w:rsidP="00000000" w:rsidRDefault="00000000" w:rsidRPr="00000000" w14:paraId="0000006E">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Remailers</w:t>
      </w:r>
    </w:p>
    <w:p w:rsidR="00000000" w:rsidDel="00000000" w:rsidP="00000000" w:rsidRDefault="00000000" w:rsidRPr="00000000" w14:paraId="0000006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Public key cryptography allowed two people who’d never met before to exchange messages that only they could read. This offered privacy of communication—a breakthrough.</w:t>
      </w:r>
    </w:p>
    <w:p w:rsidR="00000000" w:rsidDel="00000000" w:rsidP="00000000" w:rsidRDefault="00000000" w:rsidRPr="00000000" w14:paraId="0000007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it was not in itself a panacea, Chaum realized. Even with public key cryptography, a significant privacy leak remained: traffic analysis could reveal who converses with whom, and when.</w:t>
      </w:r>
    </w:p>
    <w:p w:rsidR="00000000" w:rsidDel="00000000" w:rsidP="00000000" w:rsidRDefault="00000000" w:rsidRPr="00000000" w14:paraId="0000007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Such </w:t>
      </w:r>
      <w:r w:rsidDel="00000000" w:rsidR="00000000" w:rsidRPr="00000000">
        <w:rPr>
          <w:rFonts w:ascii="Calibri" w:cs="Calibri" w:eastAsia="Calibri" w:hAnsi="Calibri"/>
          <w:i w:val="1"/>
          <w:iCs w:val="1"/>
          <w:rtl w:val="0"/>
        </w:rPr>
        <w:t xml:space="preserve">metadata</w:t>
      </w:r>
      <w:r w:rsidDel="00000000" w:rsidR="00000000" w:rsidRPr="00000000">
        <w:rPr>
          <w:rFonts w:ascii="Calibri" w:cs="Calibri" w:eastAsia="Calibri" w:hAnsi="Calibri"/>
          <w:rtl w:val="0"/>
        </w:rPr>
        <w:t xml:space="preserve"> could reveal more about someone than they might feel comfortable with. An investigative journalist might not want to reveal his sources, for example. Or citizens of countries with authoritarian regimes might not want anyone to know that they communicate with a political dissident. Or maybe an employee reaching out to a competing firm to enquire about job opportunities prefers his boss not to find out that he’s been in touch with this company.</w:t>
      </w:r>
    </w:p>
    <w:p w:rsidR="00000000" w:rsidDel="00000000" w:rsidP="00000000" w:rsidRDefault="00000000" w:rsidRPr="00000000" w14:paraId="0000007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his 1981 paper </w:t>
      </w:r>
      <w:r w:rsidDel="00000000" w:rsidR="00000000" w:rsidRPr="00000000">
        <w:rPr>
          <w:rFonts w:ascii="Calibri" w:cs="Calibri" w:eastAsia="Calibri" w:hAnsi="Calibri"/>
          <w:rtl w:val="0"/>
        </w:rPr>
        <w:t xml:space="preserve">“Untraceable Electronic Mail, Return Addresses, and Digital Pseudonyms</w:t>
      </w:r>
      <w:r w:rsidDel="00000000" w:rsidR="00000000" w:rsidRPr="00000000">
        <w:rPr>
          <w:rFonts w:ascii="Calibri" w:cs="Calibri" w:eastAsia="Calibri" w:hAnsi="Calibri"/>
          <w:rtl w:val="0"/>
        </w:rPr>
        <w:t xml:space="preserve">,” Chaum proposed a solution to this problem, also based on public key cryptography.</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7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is how it worked.</w:t>
      </w:r>
      <w:r w:rsidDel="00000000" w:rsidR="00000000" w:rsidRPr="00000000">
        <w:rPr>
          <w:rtl w:val="0"/>
        </w:rPr>
      </w:r>
    </w:p>
    <w:p w:rsidR="00000000" w:rsidDel="00000000" w:rsidP="00000000" w:rsidRDefault="00000000" w:rsidRPr="00000000" w14:paraId="0000007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If Alice wanted to send Bob a message, she’d first take his public key, and encrypt the message with it. This way, only Bob should be able to decrypt it.</w:t>
      </w:r>
    </w:p>
    <w:p w:rsidR="00000000" w:rsidDel="00000000" w:rsidP="00000000" w:rsidRDefault="00000000" w:rsidRPr="00000000" w14:paraId="0000007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she wouldn’t send the message to Bob directly; a snoop monitoring their connections could then see that the two are communicating, which is what Alice is trying to avoid.</w:t>
      </w:r>
    </w:p>
    <w:p w:rsidR="00000000" w:rsidDel="00000000" w:rsidP="00000000" w:rsidRDefault="00000000" w:rsidRPr="00000000" w14:paraId="0000007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Instead, Alice would take the encrypted message and attach Bob’s email address to it. She’d then encrypt this whole package—the encrypted message for Bob and his email address—one more time, but this time using the public key associated with a special mixing server. The message would now have two layers of encryption: one layer for the original message, and another layer for the </w:t>
      </w:r>
      <w:r w:rsidDel="00000000" w:rsidR="00000000" w:rsidRPr="00000000">
        <w:rPr>
          <w:rFonts w:ascii="Calibri" w:cs="Calibri" w:eastAsia="Calibri" w:hAnsi="Calibri"/>
          <w:rtl w:val="0"/>
        </w:rPr>
        <w:t xml:space="preserve">whole package</w:t>
      </w:r>
      <w:r w:rsidDel="00000000" w:rsidR="00000000" w:rsidRPr="00000000">
        <w:rPr>
          <w:rFonts w:ascii="Calibri" w:cs="Calibri" w:eastAsia="Calibri" w:hAnsi="Calibri"/>
          <w:rtl w:val="0"/>
        </w:rPr>
        <w:t xml:space="preserve">. Alice would then send this encrypted package to the mixer.</w:t>
      </w:r>
    </w:p>
    <w:p w:rsidR="00000000" w:rsidDel="00000000" w:rsidP="00000000" w:rsidRDefault="00000000" w:rsidRPr="00000000" w14:paraId="0000007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mixing server would in turn decrypt the package with its private key, to find the original encrypted message, and Bob’s email address. The mixer would use this to forward the encrypted message to Bob, who’d then decrypt it to read Alice’s original message. As an intermediary, the mixer broke the direct link between Alice and Bob, making it harder for the snoop to conclude that they were communicating. And unless it’s made clear from the contents of the message, Bob himself would not know it came from Alice, either.</w:t>
      </w:r>
      <w:r w:rsidDel="00000000" w:rsidR="00000000" w:rsidRPr="00000000">
        <w:rPr>
          <w:rtl w:val="0"/>
        </w:rPr>
      </w:r>
    </w:p>
    <w:p w:rsidR="00000000" w:rsidDel="00000000" w:rsidP="00000000" w:rsidRDefault="00000000" w:rsidRPr="00000000" w14:paraId="0000007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basic scheme does the job as long as the mixer is honest, and can be trusted not to reveal to the snoop (or to Bob) that it first received the encrypted package from Alice. But Chaum explained that it’s not even necessary to trust the mixer.</w:t>
      </w:r>
    </w:p>
    <w:p w:rsidR="00000000" w:rsidDel="00000000" w:rsidP="00000000" w:rsidRDefault="00000000" w:rsidRPr="00000000" w14:paraId="0000007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mitigate the risk of an untrustworthy mixer, Alice could use several mixers. Alice would in that case send an encrypted package to mixer 1, which mixer 1 could decrypt to find mixer 2’s email address and another encrypted message, which mixer 2 could in turn decrypt to find mixer 3’s email address and yet another-encrypted message, which mixer 3 could then decrypt to indeed find Bob’s email address and one more encrypted message, which Bob could finally decrypt to read the original message. By stripping off one layer of encryption each, and forwarding the package to the next recipient, the mixers would know who they received the package from and where they forwarded it to, but none of them would know where the package originated from and who the final recipient was.</w:t>
      </w:r>
    </w:p>
    <w:p w:rsidR="00000000" w:rsidDel="00000000" w:rsidP="00000000" w:rsidRDefault="00000000" w:rsidRPr="00000000" w14:paraId="0000007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snoop monitoring Bob’s communication, likewise, might know that mixer 3 ultimately sent the message to Bob, but even if mixer 3 shares this information with the snoop on request (or court order), it only helps the snoop one step down the line. If even one of the mixers is unwilling to cooperate, the trail ends. (And if the mixers reside in different jurisdictions, even law enforcement from any particular country might have a hard time tracing the origin of a message.)</w:t>
      </w:r>
    </w:p>
    <w:p w:rsidR="00000000" w:rsidDel="00000000" w:rsidP="00000000" w:rsidRDefault="00000000" w:rsidRPr="00000000" w14:paraId="0000007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With that, Chaum had laid the crucial conceptual groundwork for what would later come to be known as </w:t>
      </w:r>
      <w:r w:rsidDel="00000000" w:rsidR="00000000" w:rsidRPr="00000000">
        <w:rPr>
          <w:rFonts w:ascii="Calibri" w:cs="Calibri" w:eastAsia="Calibri" w:hAnsi="Calibri"/>
          <w:i w:val="1"/>
          <w:iCs w:val="1"/>
          <w:rtl w:val="0"/>
        </w:rPr>
        <w:t xml:space="preserve">remailers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his contributions to the field of cryptography wouldn’t end there . . .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Much of this chapter is based on Steven Levy’s </w:t>
      </w:r>
      <w:r w:rsidDel="00000000" w:rsidR="00000000" w:rsidRPr="00000000">
        <w:rPr>
          <w:i w:val="1"/>
          <w:iCs w:val="1"/>
          <w:sz w:val="20"/>
          <w:szCs w:val="20"/>
          <w:rtl w:val="0"/>
        </w:rPr>
        <w:t xml:space="preserve">Crypto: How the Code Rebels Beat the Government–Saving Privacy in the Digital Age</w:t>
      </w:r>
      <w:r w:rsidDel="00000000" w:rsidR="00000000" w:rsidRPr="00000000">
        <w:rPr>
          <w:sz w:val="20"/>
          <w:szCs w:val="20"/>
          <w:rtl w:val="0"/>
        </w:rPr>
        <w:t xml:space="preserve"> (New York: Viking, 2001).</w:t>
      </w:r>
    </w:p>
  </w:footnote>
  <w:footnote w:id="4">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Steven Levy, “E-Money (That’s What I Want),” </w:t>
      </w:r>
      <w:r w:rsidDel="00000000" w:rsidR="00000000" w:rsidRPr="00000000">
        <w:rPr>
          <w:i w:val="1"/>
          <w:iCs w:val="1"/>
          <w:sz w:val="20"/>
          <w:szCs w:val="20"/>
          <w:rtl w:val="0"/>
        </w:rPr>
        <w:t xml:space="preserve">Wired</w:t>
      </w:r>
      <w:r w:rsidDel="00000000" w:rsidR="00000000" w:rsidRPr="00000000">
        <w:rPr>
          <w:sz w:val="20"/>
          <w:szCs w:val="20"/>
          <w:rtl w:val="0"/>
        </w:rPr>
        <w:t xml:space="preserve">, December 1, 1994, </w:t>
      </w:r>
      <w:hyperlink r:id="rId1">
        <w:r w:rsidDel="00000000" w:rsidR="00000000" w:rsidRPr="00000000">
          <w:rPr>
            <w:color w:val="1155cc"/>
            <w:sz w:val="20"/>
            <w:szCs w:val="20"/>
            <w:u w:val="single"/>
            <w:rtl w:val="0"/>
          </w:rPr>
          <w:t xml:space="preserve">https://www.wired.com/1994/12/emoney/</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Whitfield Diffie and</w:t>
      </w:r>
      <w:r w:rsidDel="00000000" w:rsidR="00000000" w:rsidRPr="00000000">
        <w:rPr>
          <w:sz w:val="20"/>
          <w:szCs w:val="20"/>
          <w:rtl w:val="0"/>
        </w:rPr>
        <w:t xml:space="preserve"> </w:t>
      </w:r>
      <w:r w:rsidDel="00000000" w:rsidR="00000000" w:rsidRPr="00000000">
        <w:rPr>
          <w:sz w:val="20"/>
          <w:szCs w:val="20"/>
          <w:rtl w:val="0"/>
        </w:rPr>
        <w:t xml:space="preserve">Martin E. Hellman, “</w:t>
      </w:r>
      <w:r w:rsidDel="00000000" w:rsidR="00000000" w:rsidRPr="00000000">
        <w:rPr>
          <w:sz w:val="20"/>
          <w:szCs w:val="20"/>
          <w:rtl w:val="0"/>
        </w:rPr>
        <w:t xml:space="preserve">Multiuser Cryptographic Techniques,” </w:t>
      </w:r>
      <w:r w:rsidDel="00000000" w:rsidR="00000000" w:rsidRPr="00000000">
        <w:rPr>
          <w:i w:val="1"/>
          <w:iCs w:val="1"/>
          <w:sz w:val="20"/>
          <w:szCs w:val="20"/>
          <w:highlight w:val="white"/>
          <w:rtl w:val="0"/>
        </w:rPr>
        <w:t xml:space="preserve">AFIPS '76: Proceedings of the June 7-10, 1976, national computer conference and exposition</w:t>
      </w:r>
      <w:r w:rsidDel="00000000" w:rsidR="00000000" w:rsidRPr="00000000">
        <w:rPr>
          <w:sz w:val="20"/>
          <w:szCs w:val="20"/>
          <w:highlight w:val="white"/>
          <w:rtl w:val="0"/>
        </w:rPr>
        <w:t xml:space="preserve"> (June 1976): 109–112.</w:t>
      </w:r>
      <w:r w:rsidDel="00000000" w:rsidR="00000000" w:rsidRPr="00000000">
        <w:rPr>
          <w:rtl w:val="0"/>
        </w:rPr>
      </w:r>
    </w:p>
  </w:footnote>
  <w:footnote w:id="2">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Levy, </w:t>
      </w:r>
      <w:r w:rsidDel="00000000" w:rsidR="00000000" w:rsidRPr="00000000">
        <w:rPr>
          <w:i w:val="1"/>
          <w:iCs w:val="1"/>
          <w:sz w:val="20"/>
          <w:szCs w:val="20"/>
          <w:rtl w:val="0"/>
        </w:rPr>
        <w:t xml:space="preserve">Crypto</w:t>
      </w:r>
      <w:r w:rsidDel="00000000" w:rsidR="00000000" w:rsidRPr="00000000">
        <w:rPr>
          <w:sz w:val="20"/>
          <w:szCs w:val="20"/>
          <w:rtl w:val="0"/>
        </w:rPr>
        <w:t xml:space="preserve">, 76.</w:t>
      </w:r>
    </w:p>
  </w:footnote>
  <w:footnote w:id="3">
    <w:p w:rsidR="00000000" w:rsidDel="00000000" w:rsidP="00000000" w:rsidRDefault="00000000" w:rsidRPr="00000000" w14:paraId="000000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Whitfield Diffie and Martin E. Hellman, “New Directions in Cryptography,”</w:t>
      </w:r>
      <w:r w:rsidDel="00000000" w:rsidR="00000000" w:rsidRPr="00000000">
        <w:rPr>
          <w:i w:val="1"/>
          <w:iCs w:val="1"/>
          <w:sz w:val="20"/>
          <w:szCs w:val="20"/>
          <w:rtl w:val="0"/>
        </w:rPr>
        <w:t xml:space="preserve"> IEEE Transactions On Information Theory</w:t>
      </w:r>
      <w:r w:rsidDel="00000000" w:rsidR="00000000" w:rsidRPr="00000000">
        <w:rPr>
          <w:sz w:val="20"/>
          <w:szCs w:val="20"/>
          <w:rtl w:val="0"/>
        </w:rPr>
        <w:t xml:space="preserve">, vol. IT-22, no. 6 (November 1976): 644.</w:t>
      </w:r>
      <w:r w:rsidDel="00000000" w:rsidR="00000000" w:rsidRPr="00000000">
        <w:rPr>
          <w:rtl w:val="0"/>
        </w:rPr>
      </w:r>
    </w:p>
  </w:footnote>
  <w:footnote w:id="5">
    <w:p w:rsidR="00000000" w:rsidDel="00000000" w:rsidP="00000000" w:rsidRDefault="00000000" w:rsidRPr="00000000" w14:paraId="000000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David Chaum, “</w:t>
      </w:r>
      <w:r w:rsidDel="00000000" w:rsidR="00000000" w:rsidRPr="00000000">
        <w:rPr>
          <w:sz w:val="20"/>
          <w:szCs w:val="20"/>
          <w:rtl w:val="0"/>
        </w:rPr>
        <w:t xml:space="preserve">Untraceable Electronic Mail, Return Addresses, and Digital Pseudonyms,</w:t>
      </w:r>
      <w:r w:rsidDel="00000000" w:rsidR="00000000" w:rsidRPr="00000000">
        <w:rPr>
          <w:sz w:val="20"/>
          <w:szCs w:val="20"/>
          <w:rtl w:val="0"/>
        </w:rPr>
        <w:t xml:space="preserve">” </w:t>
      </w:r>
      <w:r w:rsidDel="00000000" w:rsidR="00000000" w:rsidRPr="00000000">
        <w:rPr>
          <w:i w:val="1"/>
          <w:iCs w:val="1"/>
          <w:sz w:val="20"/>
          <w:szCs w:val="20"/>
          <w:rtl w:val="0"/>
        </w:rPr>
        <w:t xml:space="preserve">Communications of the ACM </w:t>
      </w:r>
      <w:r w:rsidDel="00000000" w:rsidR="00000000" w:rsidRPr="00000000">
        <w:rPr>
          <w:sz w:val="20"/>
          <w:szCs w:val="20"/>
          <w:rtl w:val="0"/>
        </w:rPr>
        <w:t xml:space="preserve">24, 2 (February 1981): 84–90.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wired.com/1994/12/emo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