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00" w:lineRule="auto"/>
        <w:rPr>
          <w:rFonts w:ascii="Calibri" w:cs="Calibri" w:eastAsia="Calibri" w:hAnsi="Calibri"/>
        </w:rPr>
      </w:pPr>
      <w:r w:rsidDel="00000000" w:rsidR="00000000" w:rsidRPr="00000000">
        <w:rPr>
          <w:rFonts w:ascii="Calibri" w:cs="Calibri" w:eastAsia="Calibri" w:hAnsi="Calibri"/>
          <w:b w:val="1"/>
          <w:bCs w:val="1"/>
          <w:rtl w:val="0"/>
        </w:rPr>
        <w:t xml:space="preserve">Chapter 5: Denationalization of Money</w:t>
      </w:r>
      <w:r w:rsidDel="00000000" w:rsidR="00000000" w:rsidRPr="00000000">
        <w:rPr>
          <w:rtl w:val="0"/>
        </w:rPr>
      </w:r>
    </w:p>
    <w:p w:rsidR="00000000" w:rsidDel="00000000" w:rsidP="00000000" w:rsidRDefault="00000000" w:rsidRPr="00000000" w14:paraId="0000000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Economic depression and currency devaluations had paved the way for fascism and, </w:t>
      </w:r>
      <w:r w:rsidDel="00000000" w:rsidR="00000000" w:rsidRPr="00000000">
        <w:rPr>
          <w:rFonts w:ascii="Calibri" w:cs="Calibri" w:eastAsia="Calibri" w:hAnsi="Calibri"/>
          <w:rtl w:val="0"/>
        </w:rPr>
        <w:t xml:space="preserve">ultimately, to the Second World War.</w:t>
      </w:r>
      <w:r w:rsidDel="00000000" w:rsidR="00000000" w:rsidRPr="00000000">
        <w:rPr>
          <w:rtl w:val="0"/>
        </w:rPr>
      </w:r>
    </w:p>
    <w:p w:rsidR="00000000" w:rsidDel="00000000" w:rsidP="00000000" w:rsidRDefault="00000000" w:rsidRPr="00000000" w14:paraId="00000003">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Yet, Friedrich Hayek sadly observed that many of his peers in academia at the time failed to recognize the harm that monetary policy had done. Instead, many intellectuals of the day attributed the rise of fascism to the failure of free markets. As economists, political scientists, and other academics in the West considered alternative ways to organize society, socialist ideas were gaining popularity—a development that Hayek deemed downright dangerous.</w:t>
      </w:r>
    </w:p>
    <w:p w:rsidR="00000000" w:rsidDel="00000000" w:rsidP="00000000" w:rsidRDefault="00000000" w:rsidRPr="00000000" w14:paraId="00000004">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To counter the trend, the Austrian took it upon himself to explain why socialism wasn’t the answer, but, rather, part of the problem. T</w:t>
      </w:r>
      <w:r w:rsidDel="00000000" w:rsidR="00000000" w:rsidRPr="00000000">
        <w:rPr>
          <w:rFonts w:ascii="Calibri" w:cs="Calibri" w:eastAsia="Calibri" w:hAnsi="Calibri"/>
          <w:rtl w:val="0"/>
        </w:rPr>
        <w:t xml:space="preserve">he resulting book, </w:t>
      </w:r>
      <w:r w:rsidDel="00000000" w:rsidR="00000000" w:rsidRPr="00000000">
        <w:rPr>
          <w:rFonts w:ascii="Calibri" w:cs="Calibri" w:eastAsia="Calibri" w:hAnsi="Calibri"/>
          <w:i w:val="1"/>
          <w:iCs w:val="1"/>
          <w:rtl w:val="0"/>
        </w:rPr>
        <w:t xml:space="preserve">The Road to Serfdom</w:t>
      </w:r>
      <w:r w:rsidDel="00000000" w:rsidR="00000000" w:rsidRPr="00000000">
        <w:rPr>
          <w:rFonts w:ascii="Calibri" w:cs="Calibri" w:eastAsia="Calibri" w:hAnsi="Calibri"/>
          <w:rtl w:val="0"/>
        </w:rPr>
        <w:t xml:space="preserve">, took a more political approach, </w:t>
      </w:r>
      <w:r w:rsidDel="00000000" w:rsidR="00000000" w:rsidRPr="00000000">
        <w:rPr>
          <w:rFonts w:ascii="Calibri" w:cs="Calibri" w:eastAsia="Calibri" w:hAnsi="Calibri"/>
          <w:rtl w:val="0"/>
        </w:rPr>
        <w:t xml:space="preserve">although heavily informed by economic insights like the economic calculation problem. Written and published during the war years, its core thesis was that collectivist ideologies—including </w:t>
      </w:r>
      <w:r w:rsidDel="00000000" w:rsidR="00000000" w:rsidRPr="00000000">
        <w:rPr>
          <w:rFonts w:ascii="Calibri" w:cs="Calibri" w:eastAsia="Calibri" w:hAnsi="Calibri"/>
          <w:i w:val="1"/>
          <w:iCs w:val="1"/>
          <w:rtl w:val="0"/>
        </w:rPr>
        <w:t xml:space="preserve">both</w:t>
      </w:r>
      <w:r w:rsidDel="00000000" w:rsidR="00000000" w:rsidRPr="00000000">
        <w:rPr>
          <w:rFonts w:ascii="Calibri" w:cs="Calibri" w:eastAsia="Calibri" w:hAnsi="Calibri"/>
          <w:rtl w:val="0"/>
        </w:rPr>
        <w:t xml:space="preserve"> fascism and socialism—tend to lead to totalitarianism. It would become the most successful book of Hayek’s career.</w:t>
      </w:r>
    </w:p>
    <w:p w:rsidR="00000000" w:rsidDel="00000000" w:rsidP="00000000" w:rsidRDefault="00000000" w:rsidRPr="00000000" w14:paraId="00000005">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It was, perhaps, a good time for Hayek to shift more of his time and energy away from economics into the political realm. </w:t>
      </w:r>
      <w:r w:rsidDel="00000000" w:rsidR="00000000" w:rsidRPr="00000000">
        <w:rPr>
          <w:rFonts w:ascii="Calibri" w:cs="Calibri" w:eastAsia="Calibri" w:hAnsi="Calibri"/>
          <w:rtl w:val="0"/>
        </w:rPr>
        <w:t xml:space="preserve">After two decades of debate and rivalry, it was becoming evident that not his, but Keynes’s ideas on monetary policy were winning hearts and minds within universities, policy institutes, and government institutions. If free market ideology was to survive at all, it was probably going to be based on Keynesian doctrine.</w:t>
      </w:r>
    </w:p>
    <w:p w:rsidR="00000000" w:rsidDel="00000000" w:rsidP="00000000" w:rsidRDefault="00000000" w:rsidRPr="00000000" w14:paraId="00000006">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This was confirmed when representatives from the Allied nations, confident that they would win the war, met at the Mount Washington Hotel in Bretton Woods, New Hampshire, in 1944. Participants were to design a new monetary order for the postwar period, and Keynes was invited to represent the United Kingdom. Hayek, who had by then attained British nationality as well, was not invited at all.</w:t>
      </w:r>
    </w:p>
    <w:p w:rsidR="00000000" w:rsidDel="00000000" w:rsidP="00000000" w:rsidRDefault="00000000" w:rsidRPr="00000000" w14:paraId="00000007">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main outcome of the Bretton Woods conference could be considered a reinstatement of the gold exchange standard, but in contrast to the prewar classical gold standard it was heavily centered around the US dollar. International trade would be conducted in dollars, while these dollars could in turn be redeemed for gold: one troy ounce per $35. Other national currencies would establish fixed exchange rates against the dollar, and central banks were expected to steer interest rates in order to stabilize their national currencies.</w:t>
      </w:r>
    </w:p>
    <w:p w:rsidR="00000000" w:rsidDel="00000000" w:rsidP="00000000" w:rsidRDefault="00000000" w:rsidRPr="00000000" w14:paraId="00000008">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Bretton Woods was also the birthplace o</w:t>
      </w:r>
      <w:r w:rsidDel="00000000" w:rsidR="00000000" w:rsidRPr="00000000">
        <w:rPr>
          <w:rFonts w:ascii="Calibri" w:cs="Calibri" w:eastAsia="Calibri" w:hAnsi="Calibri"/>
          <w:rtl w:val="0"/>
        </w:rPr>
        <w:t xml:space="preserve">f two new international monetary institutions, with Keynes playing an instrumental role in their establishment.</w:t>
      </w:r>
      <w:r w:rsidDel="00000000" w:rsidR="00000000" w:rsidRPr="00000000">
        <w:rPr>
          <w:rFonts w:ascii="Calibri" w:cs="Calibri" w:eastAsia="Calibri" w:hAnsi="Calibri"/>
          <w:rtl w:val="0"/>
        </w:rPr>
        <w:t xml:space="preserve"> The first of these, the International Monetary Fund (IMF), was tasked with overseeing international exchange rates, and could lend money to countries in financial distress. </w:t>
      </w:r>
      <w:r w:rsidDel="00000000" w:rsidR="00000000" w:rsidRPr="00000000">
        <w:rPr>
          <w:rFonts w:ascii="Calibri" w:cs="Calibri" w:eastAsia="Calibri" w:hAnsi="Calibri"/>
          <w:rtl w:val="0"/>
        </w:rPr>
        <w:t xml:space="preserve">The second, the World Bank, would also make loans, but with a stronger focus on rebuilding postwar Europe (and later other developing countries).</w:t>
      </w:r>
      <w:r w:rsidDel="00000000" w:rsidR="00000000" w:rsidRPr="00000000">
        <w:rPr>
          <w:rtl w:val="0"/>
        </w:rPr>
      </w:r>
    </w:p>
    <w:p w:rsidR="00000000" w:rsidDel="00000000" w:rsidP="00000000" w:rsidRDefault="00000000" w:rsidRPr="00000000" w14:paraId="00000009">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i w:val="1"/>
          <w:iCs w:val="1"/>
          <w:rtl w:val="0"/>
        </w:rPr>
        <w:t xml:space="preserve">Bretton Woods system</w:t>
      </w:r>
      <w:r w:rsidDel="00000000" w:rsidR="00000000" w:rsidRPr="00000000">
        <w:rPr>
          <w:rFonts w:ascii="Calibri" w:cs="Calibri" w:eastAsia="Calibri" w:hAnsi="Calibri"/>
          <w:rtl w:val="0"/>
        </w:rPr>
        <w:t xml:space="preserve">, as it was eventually called,</w:t>
      </w:r>
      <w:r w:rsidDel="00000000" w:rsidR="00000000" w:rsidRPr="00000000">
        <w:rPr>
          <w:rFonts w:ascii="Calibri" w:cs="Calibri" w:eastAsia="Calibri" w:hAnsi="Calibri"/>
          <w:rtl w:val="0"/>
        </w:rPr>
        <w:t xml:space="preserve"> started being rolled out</w:t>
      </w:r>
      <w:r w:rsidDel="00000000" w:rsidR="00000000" w:rsidRPr="00000000">
        <w:rPr>
          <w:rFonts w:ascii="Calibri" w:cs="Calibri" w:eastAsia="Calibri" w:hAnsi="Calibri"/>
          <w:rtl w:val="0"/>
        </w:rPr>
        <w:t xml:space="preserve"> shortly after the Axis powers were defeated in 1945—though only in the West.</w:t>
      </w:r>
      <w:r w:rsidDel="00000000" w:rsidR="00000000" w:rsidRPr="00000000">
        <w:rPr>
          <w:rFonts w:ascii="Calibri" w:cs="Calibri" w:eastAsia="Calibri" w:hAnsi="Calibri"/>
          <w:rtl w:val="0"/>
        </w:rPr>
        <w:t xml:space="preserve"> While the Soviet Union had sent representatives to Bretton Woods, the communist state ultimately declined to ratify the agreement, charging that the IMF and World Bank were “branches of Wall Street”</w:t>
      </w:r>
      <w:r w:rsidDel="00000000" w:rsidR="00000000" w:rsidRPr="00000000">
        <w:rPr>
          <w:rFonts w:ascii="Calibri" w:cs="Calibri" w:eastAsia="Calibri" w:hAnsi="Calibri"/>
          <w:vertAlign w:val="superscript"/>
        </w:rPr>
        <w:footnoteReference w:customMarkFollows="0" w:id="0"/>
      </w:r>
      <w:r w:rsidDel="00000000" w:rsidR="00000000" w:rsidRPr="00000000">
        <w:rPr>
          <w:rFonts w:ascii="Calibri" w:cs="Calibri" w:eastAsia="Calibri" w:hAnsi="Calibri"/>
          <w:rtl w:val="0"/>
        </w:rPr>
        <w:t xml:space="preserve">; instead, it usurped many Eastern European countries after the war. It represented the beginning of the Cold War, where (a Keynesian variant of) </w:t>
      </w:r>
      <w:r w:rsidDel="00000000" w:rsidR="00000000" w:rsidRPr="00000000">
        <w:rPr>
          <w:rFonts w:ascii="Calibri" w:cs="Calibri" w:eastAsia="Calibri" w:hAnsi="Calibri"/>
          <w:rtl w:val="0"/>
        </w:rPr>
        <w:t xml:space="preserve">free-market capitalism</w:t>
      </w:r>
      <w:r w:rsidDel="00000000" w:rsidR="00000000" w:rsidRPr="00000000">
        <w:rPr>
          <w:rFonts w:ascii="Calibri" w:cs="Calibri" w:eastAsia="Calibri" w:hAnsi="Calibri"/>
          <w:rtl w:val="0"/>
        </w:rPr>
        <w:t xml:space="preserve"> in the United States and Western Europe would in many ways compete with the socialist doctrine in the East.</w:t>
      </w:r>
    </w:p>
    <w:p w:rsidR="00000000" w:rsidDel="00000000" w:rsidP="00000000" w:rsidRDefault="00000000" w:rsidRPr="00000000" w14:paraId="0000000A">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Keynes would not be around to study the effects of the Bretton Woods system and the institutions of this new monetary order, however. The economist passed away shortly after the war, in 1946.</w:t>
      </w:r>
    </w:p>
    <w:p w:rsidR="00000000" w:rsidDel="00000000" w:rsidP="00000000" w:rsidRDefault="00000000" w:rsidRPr="00000000" w14:paraId="0000000B">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Although Hayek had outlived his rival, he recognized that Keynes’s ideas were favored over his own, and he didn’t feel </w:t>
      </w:r>
      <w:r w:rsidDel="00000000" w:rsidR="00000000" w:rsidRPr="00000000">
        <w:rPr>
          <w:rFonts w:ascii="Calibri" w:cs="Calibri" w:eastAsia="Calibri" w:hAnsi="Calibri"/>
          <w:rtl w:val="0"/>
        </w:rPr>
        <w:t xml:space="preserve">that the new generation of Keynesian economists were very interested in honest and meaningful debate.</w:t>
      </w:r>
      <w:r w:rsidDel="00000000" w:rsidR="00000000" w:rsidRPr="00000000">
        <w:rPr>
          <w:rFonts w:ascii="Calibri" w:cs="Calibri" w:eastAsia="Calibri" w:hAnsi="Calibri"/>
          <w:rtl w:val="0"/>
        </w:rPr>
        <w:t xml:space="preserve"> The Austrian decided to leave the London School of Economics to join the University of Chicago, where he largely withdrew from the field of economics and indeed shifted his focus towards the realm of politics and philosophy instead.</w:t>
      </w:r>
    </w:p>
    <w:p w:rsidR="00000000" w:rsidDel="00000000" w:rsidP="00000000" w:rsidRDefault="00000000" w:rsidRPr="00000000" w14:paraId="0000000C">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Age of Keynes</w:t>
      </w:r>
    </w:p>
    <w:p w:rsidR="00000000" w:rsidDel="00000000" w:rsidP="00000000" w:rsidRDefault="00000000" w:rsidRPr="00000000" w14:paraId="0000000D">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By the midway point of the twentieth century, the “age of Keynes” had truly arrived in the capitalist West. Economic policy was made by governments, central banks, and other institutions, while economists tried to further work out the theoretical mechanics behind fiscal planning, stabilization policies, and monetary stimuli. London School of Economics professor William Phillips, for example, introduced the </w:t>
      </w:r>
      <w:r w:rsidDel="00000000" w:rsidR="00000000" w:rsidRPr="00000000">
        <w:rPr>
          <w:rFonts w:ascii="Calibri" w:cs="Calibri" w:eastAsia="Calibri" w:hAnsi="Calibri"/>
          <w:i w:val="1"/>
          <w:iCs w:val="1"/>
          <w:rtl w:val="0"/>
        </w:rPr>
        <w:t xml:space="preserve">Phillips curve</w:t>
      </w:r>
      <w:r w:rsidDel="00000000" w:rsidR="00000000" w:rsidRPr="00000000">
        <w:rPr>
          <w:rFonts w:ascii="Calibri" w:cs="Calibri" w:eastAsia="Calibri" w:hAnsi="Calibri"/>
          <w:rtl w:val="0"/>
        </w:rPr>
        <w:t xml:space="preserve">, which showed </w:t>
      </w:r>
      <w:r w:rsidDel="00000000" w:rsidR="00000000" w:rsidRPr="00000000">
        <w:rPr>
          <w:rFonts w:ascii="Calibri" w:cs="Calibri" w:eastAsia="Calibri" w:hAnsi="Calibri"/>
          <w:rtl w:val="0"/>
        </w:rPr>
        <w:t xml:space="preserve">that inflation and unemployment were inversely correlated. It was exactly as Keynesian doctrine suggested: more government spending meant more jobs.</w:t>
      </w:r>
    </w:p>
    <w:p w:rsidR="00000000" w:rsidDel="00000000" w:rsidP="00000000" w:rsidRDefault="00000000" w:rsidRPr="00000000" w14:paraId="0000000E">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Politicians were given the theoretical justification to spend the economy out of an economic downturn, and it seemed like a cure-all solution for a while, as Keynesian policies were being rolled out all across the Western world. In the UK, </w:t>
      </w:r>
      <w:r w:rsidDel="00000000" w:rsidR="00000000" w:rsidRPr="00000000">
        <w:rPr>
          <w:rFonts w:ascii="Calibri" w:cs="Calibri" w:eastAsia="Calibri" w:hAnsi="Calibri"/>
          <w:rtl w:val="0"/>
        </w:rPr>
        <w:t xml:space="preserve">Prime Minister Winston Churchill had in 1944 elevated full employment to a national policy goal</w:t>
      </w:r>
      <w:r w:rsidDel="00000000" w:rsidR="00000000" w:rsidRPr="00000000">
        <w:rPr>
          <w:rFonts w:ascii="Calibri" w:cs="Calibri" w:eastAsia="Calibri" w:hAnsi="Calibri"/>
          <w:rtl w:val="0"/>
        </w:rPr>
        <w:t xml:space="preserve">. In the United States, Franklin D. Roosevelt’s successor, president Harry S. Truman, in 1946 signed the Employment Act into law, making the executive branch of government responsible for managing the economy. And in Europe, the postwar recovery program informally known as the Marshall Plan had turned the entire western half of the continent into something of a Keynesian laboratory.</w:t>
      </w:r>
    </w:p>
    <w:p w:rsidR="00000000" w:rsidDel="00000000" w:rsidP="00000000" w:rsidRDefault="00000000" w:rsidRPr="00000000" w14:paraId="0000000F">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 little later in the United States, Truman’s successor Dwight D. Eisenhower was the first president to truly apply Keynesian economics to its fullest extent. Faced with several short recessions in the mid-1950s, the president fought unemployment by making big investments in interstate highway infrastructure. And after the Soviet Union managed to send satellite Sputnik into orbit, Eisenhower followed it up with significant cash infusions into NASA’s space program. It appeared to work as intended; the American economy prospered.</w:t>
      </w:r>
    </w:p>
    <w:p w:rsidR="00000000" w:rsidDel="00000000" w:rsidP="00000000" w:rsidRDefault="00000000" w:rsidRPr="00000000" w14:paraId="00000010">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But when, towards the end of his presidency, the time came for Eisenhower to cut back on spending, this almost immediately resulted in a new depression. And the American public was not happy about this. Eisenhower had all the tools at his disposal to curb the trend, they figured, but this time failed to act.</w:t>
      </w:r>
    </w:p>
    <w:p w:rsidR="00000000" w:rsidDel="00000000" w:rsidP="00000000" w:rsidRDefault="00000000" w:rsidRPr="00000000" w14:paraId="00000011">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By the time the elections for Eisenhower’s successor came around, the economic downturn had become a big theme in the presidential campaigns. Where the young Democratic candidate John F. Kennedy rallied his supporters under the slogan “Let’s get this country moving again,” Republican candidate and sitting vice president Richard Nixon was struggling to distance himself from Eisenhower’s fiscally conservative approach towards the end of his second term. When Kennedy ultimately won the race with an incredibly short margin, a defeated Nixon was left convinced that he would have won the election if it wasn’t for Eisenhower’s spending cuts.</w:t>
      </w:r>
      <w:r w:rsidDel="00000000" w:rsidR="00000000" w:rsidRPr="00000000">
        <w:rPr>
          <w:rFonts w:ascii="Calibri" w:cs="Calibri" w:eastAsia="Calibri" w:hAnsi="Calibri"/>
          <w:vertAlign w:val="superscript"/>
        </w:rPr>
        <w:footnoteReference w:customMarkFollows="0" w:id="1"/>
      </w:r>
      <w:r w:rsidDel="00000000" w:rsidR="00000000" w:rsidRPr="00000000">
        <w:rPr>
          <w:rtl w:val="0"/>
        </w:rPr>
      </w:r>
    </w:p>
    <w:p w:rsidR="00000000" w:rsidDel="00000000" w:rsidP="00000000" w:rsidRDefault="00000000" w:rsidRPr="00000000" w14:paraId="0000001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In office, Kennedy acknowledged that he would generously invest into the economy on Keynesian grounds. He quickly revitalized Eisenhower’s initial spending spree, infusing cash into the American space program, while spending lavishly on the military as well. After the president’s assassination just a few years later, in 1963, his vice president and successor</w:t>
      </w:r>
      <w:del w:author="Aaron van Wirdum" w:id="0" w:date="2024-05-31T10:57:33Z">
        <w:r w:rsidDel="00000000" w:rsidR="00000000" w:rsidRPr="00000000">
          <w:rPr>
            <w:rFonts w:ascii="Calibri" w:cs="Calibri" w:eastAsia="Calibri" w:hAnsi="Calibri"/>
            <w:rtl w:val="0"/>
          </w:rPr>
          <w:delText xml:space="preserve">s</w:delText>
        </w:r>
      </w:del>
      <w:r w:rsidDel="00000000" w:rsidR="00000000" w:rsidRPr="00000000">
        <w:rPr>
          <w:rFonts w:ascii="Calibri" w:cs="Calibri" w:eastAsia="Calibri" w:hAnsi="Calibri"/>
          <w:rtl w:val="0"/>
        </w:rPr>
        <w:t xml:space="preserve"> Lyndon B. Johnson continued in the same vein, with the Vietnam War representing a major new money sink.</w:t>
      </w:r>
    </w:p>
    <w:p w:rsidR="00000000" w:rsidDel="00000000" w:rsidP="00000000" w:rsidRDefault="00000000" w:rsidRPr="00000000" w14:paraId="00000013">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In 1968, by the end of Johnson’s presidency, Nixon was ready for another run for office. And this time, he won. As he took over the reins from Johnson, Nixon—a fiscal conservative at heart—initially appeared ready and willing to put a stop to this Keynesian freehandedness, pointing out that the government had for years been spending tens of billions of dollars more than it received in taxes.</w:t>
      </w:r>
    </w:p>
    <w:p w:rsidR="00000000" w:rsidDel="00000000" w:rsidP="00000000" w:rsidRDefault="00000000" w:rsidRPr="00000000" w14:paraId="00000014">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But when Nixon’s spending cuts immediately resulted in a mild economic recession, the president decided to play ball. He declared himself a Keynesian, announced a full employment plan, and proposed an expansionary budget to stimulate the economy. Nixon had taken away a valuable lesson during his failed bid for the presidency a decade earlier, and was ready to accept the new political reality.</w:t>
      </w:r>
      <w:r w:rsidDel="00000000" w:rsidR="00000000" w:rsidRPr="00000000">
        <w:rPr>
          <w:rFonts w:ascii="Calibri" w:cs="Calibri" w:eastAsia="Calibri" w:hAnsi="Calibri"/>
          <w:vertAlign w:val="superscript"/>
        </w:rPr>
        <w:footnoteReference w:customMarkFollows="0" w:id="2"/>
      </w:r>
      <w:r w:rsidDel="00000000" w:rsidR="00000000" w:rsidRPr="00000000">
        <w:rPr>
          <w:rtl w:val="0"/>
        </w:rPr>
      </w:r>
    </w:p>
    <w:p w:rsidR="00000000" w:rsidDel="00000000" w:rsidP="00000000" w:rsidRDefault="00000000" w:rsidRPr="00000000" w14:paraId="00000015">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As the president stated in the 1970 State of the Union:</w:t>
      </w:r>
    </w:p>
    <w:p w:rsidR="00000000" w:rsidDel="00000000" w:rsidP="00000000" w:rsidRDefault="00000000" w:rsidRPr="00000000" w14:paraId="00000016">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 recognize the political popularity of spending programs, and particularly in an election year.”</w:t>
      </w:r>
      <w:r w:rsidDel="00000000" w:rsidR="00000000" w:rsidRPr="00000000">
        <w:rPr>
          <w:rFonts w:ascii="Calibri" w:cs="Calibri" w:eastAsia="Calibri" w:hAnsi="Calibri"/>
          <w:vertAlign w:val="superscript"/>
        </w:rPr>
        <w:footnoteReference w:customMarkFollows="0" w:id="3"/>
      </w:r>
      <w:r w:rsidDel="00000000" w:rsidR="00000000" w:rsidRPr="00000000">
        <w:rPr>
          <w:rtl w:val="0"/>
        </w:rPr>
      </w:r>
    </w:p>
    <w:p w:rsidR="00000000" w:rsidDel="00000000" w:rsidP="00000000" w:rsidRDefault="00000000" w:rsidRPr="00000000" w14:paraId="00000017">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Keynesian doctrine actually required government spending as well as spending cuts: spending to give the economy a boost, and cuts when this is no longer necessary, in order to avoid runaway inflation. The problem, it was now becoming clear, was that while increased spending could win elections, spending cuts did not. Nixon had learned the hard way that it was better to stick to the more popular spending stage of the Keynesian cycle, and conveniently ignore the part of the doctrine that prescribed when cuts need to be made.</w:t>
      </w:r>
    </w:p>
    <w:p w:rsidR="00000000" w:rsidDel="00000000" w:rsidP="00000000" w:rsidRDefault="00000000" w:rsidRPr="00000000" w14:paraId="00000018">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This problem had, of course, been foreseen. Hayek always contended that Keynes’s biggest oversight arguably wasn’t in economics, but in politics: elected representatives generally couldn’t be expected to apply the level of discipline that a </w:t>
      </w:r>
      <w:r w:rsidDel="00000000" w:rsidR="00000000" w:rsidRPr="00000000">
        <w:rPr>
          <w:rFonts w:ascii="Calibri" w:cs="Calibri" w:eastAsia="Calibri" w:hAnsi="Calibri"/>
          <w:i w:val="1"/>
          <w:iCs w:val="1"/>
          <w:color w:val="1a1a1a"/>
          <w:rtl w:val="0"/>
        </w:rPr>
        <w:t xml:space="preserve">countercyclical</w:t>
      </w:r>
      <w:r w:rsidDel="00000000" w:rsidR="00000000" w:rsidRPr="00000000">
        <w:rPr>
          <w:rFonts w:ascii="Calibri" w:cs="Calibri" w:eastAsia="Calibri" w:hAnsi="Calibri"/>
          <w:color w:val="1a1a1a"/>
          <w:rtl w:val="0"/>
        </w:rPr>
        <w:t xml:space="preserve"> approach</w:t>
      </w:r>
      <w:r w:rsidDel="00000000" w:rsidR="00000000" w:rsidRPr="00000000">
        <w:rPr>
          <w:rFonts w:ascii="Calibri" w:cs="Calibri" w:eastAsia="Calibri" w:hAnsi="Calibri"/>
          <w:rtl w:val="0"/>
        </w:rPr>
        <w:t xml:space="preserve"> required.</w:t>
      </w:r>
    </w:p>
    <w:p w:rsidR="00000000" w:rsidDel="00000000" w:rsidP="00000000" w:rsidRDefault="00000000" w:rsidRPr="00000000" w14:paraId="00000019">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Nixon Shock</w:t>
      </w:r>
    </w:p>
    <w:p w:rsidR="00000000" w:rsidDel="00000000" w:rsidP="00000000" w:rsidRDefault="00000000" w:rsidRPr="00000000" w14:paraId="0000001A">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spurious spending spree by Nixon and several of his predecessors could in some way be explained as an execution of Keynesian doctrine. But by the 1970s, it started to make some of the biggest dollar holders uncomfortable. It was becoming increasingly clear that the United States was living beyond its means, and was issuing and spending far more money than it could account for in gold.</w:t>
      </w:r>
    </w:p>
    <w:p w:rsidR="00000000" w:rsidDel="00000000" w:rsidP="00000000" w:rsidRDefault="00000000" w:rsidRPr="00000000" w14:paraId="0000001B">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Some of the countries with large dollar reserves therefore eventually decided to start tapering off their paper notes. They wanted to convert dollars into gold—which was easier said than done, since moving and storing large amounts of gold was a serious logistical challenge. French president Georges Pompidou eventually sent a full-blown battleship to New York to retrieve his country’s gold from the local Federal Reserve bank. There were strong indications that the British were about to follow suit.</w:t>
      </w:r>
    </w:p>
    <w:p w:rsidR="00000000" w:rsidDel="00000000" w:rsidP="00000000" w:rsidRDefault="00000000" w:rsidRPr="00000000" w14:paraId="0000001C">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Until on August 15, 1971, Nixon put a stop to it.</w:t>
      </w:r>
    </w:p>
    <w:p w:rsidR="00000000" w:rsidDel="00000000" w:rsidP="00000000" w:rsidRDefault="00000000" w:rsidRPr="00000000" w14:paraId="0000001D">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Today referred to as the “Nixon shock,” the president announced in a televised speech the “suspension” of the convertibility from dollars to gold, “in the interest of monetary stability, and in the best interest of the United States.”</w:t>
      </w:r>
      <w:r w:rsidDel="00000000" w:rsidR="00000000" w:rsidRPr="00000000">
        <w:rPr>
          <w:rFonts w:ascii="Calibri" w:cs="Calibri" w:eastAsia="Calibri" w:hAnsi="Calibri"/>
          <w:vertAlign w:val="superscript"/>
        </w:rPr>
        <w:footnoteReference w:customMarkFollows="0" w:id="4"/>
      </w:r>
      <w:r w:rsidDel="00000000" w:rsidR="00000000" w:rsidRPr="00000000">
        <w:rPr>
          <w:rFonts w:ascii="Calibri" w:cs="Calibri" w:eastAsia="Calibri" w:hAnsi="Calibri"/>
          <w:rtl w:val="0"/>
        </w:rPr>
        <w:t xml:space="preserve"> With no prior warning, Nixon via Executive Order single-handedly planted a bomb under the Bretton Woods system: countries that held dollars as part of their reserves could no longer convert the paper notes to precious metal.</w:t>
      </w:r>
    </w:p>
    <w:p w:rsidR="00000000" w:rsidDel="00000000" w:rsidP="00000000" w:rsidRDefault="00000000" w:rsidRPr="00000000" w14:paraId="0000001E">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Since the dollar was the only currency that was convertible to gold under the Bretton Woods system, this immediately marked the end of gold-backed currency altogether. What remained were national, unbacked currencies—fiat currencies. When six European countries shortly thereafter agreed to tie the value of their currencies together and let them float against the dollar, the Bretton Woods system was effectively abandoned entirely.</w:t>
      </w:r>
      <w:r w:rsidDel="00000000" w:rsidR="00000000" w:rsidRPr="00000000">
        <w:rPr>
          <w:rFonts w:ascii="Calibri" w:cs="Calibri" w:eastAsia="Calibri" w:hAnsi="Calibri"/>
          <w:vertAlign w:val="superscript"/>
        </w:rPr>
        <w:footnoteReference w:customMarkFollows="0" w:id="5"/>
      </w:r>
      <w:r w:rsidDel="00000000" w:rsidR="00000000" w:rsidRPr="00000000">
        <w:rPr>
          <w:rtl w:val="0"/>
        </w:rPr>
      </w:r>
    </w:p>
    <w:p w:rsidR="00000000" w:rsidDel="00000000" w:rsidP="00000000" w:rsidRDefault="00000000" w:rsidRPr="00000000" w14:paraId="0000001F">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Nixon, meanwhile, was set on making the economy boom in time for the 1972 elections, and he figured that he could accomplish this by getting the Federal Reserve to lower interest rates. Cheap money would spur inflation, and therefore lead to lower unemployment, the Phillips curve had shown. Nixon appointed his economic councilor Arthur Burns as chairman of the Federal Reserve and, having removed the limitations previously posed by the gold coverage ratio, immediately put the pressure on the new chairman.</w:t>
      </w:r>
    </w:p>
    <w:p w:rsidR="00000000" w:rsidDel="00000000" w:rsidP="00000000" w:rsidRDefault="00000000" w:rsidRPr="00000000" w14:paraId="00000020">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Nixon got his way. He won reelection. And by 1973, the official, CPI-based inflation numbers had increased t</w:t>
      </w:r>
      <w:r w:rsidDel="00000000" w:rsidR="00000000" w:rsidRPr="00000000">
        <w:rPr>
          <w:rFonts w:ascii="Calibri" w:cs="Calibri" w:eastAsia="Calibri" w:hAnsi="Calibri"/>
          <w:rtl w:val="0"/>
        </w:rPr>
        <w:t xml:space="preserve">o 9.6 percent, to further rise into double-digit figures in the years that followed.</w:t>
      </w:r>
      <w:r w:rsidDel="00000000" w:rsidR="00000000" w:rsidRPr="00000000">
        <w:rPr>
          <w:rFonts w:ascii="Calibri" w:cs="Calibri" w:eastAsia="Calibri" w:hAnsi="Calibri"/>
          <w:vertAlign w:val="superscript"/>
        </w:rPr>
        <w:footnoteReference w:customMarkFollows="0" w:id="6"/>
      </w:r>
      <w:r w:rsidDel="00000000" w:rsidR="00000000" w:rsidRPr="00000000">
        <w:rPr>
          <w:rtl w:val="0"/>
        </w:rPr>
      </w:r>
    </w:p>
    <w:p w:rsidR="00000000" w:rsidDel="00000000" w:rsidP="00000000" w:rsidRDefault="00000000" w:rsidRPr="00000000" w14:paraId="00000021">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Inflation</w:t>
      </w:r>
    </w:p>
    <w:p w:rsidR="00000000" w:rsidDel="00000000" w:rsidP="00000000" w:rsidRDefault="00000000" w:rsidRPr="00000000" w14:paraId="0000002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Hayek had argued that artificially low interest rates would result in unsustainable economic booms, and that the following bust merely represented a painful correction, where the market was best left alone to find a more natural equilibrium. Keynesians instead prescribed that the bust should be countered with government spending to get the economy back on track.</w:t>
      </w:r>
    </w:p>
    <w:p w:rsidR="00000000" w:rsidDel="00000000" w:rsidP="00000000" w:rsidRDefault="00000000" w:rsidRPr="00000000" w14:paraId="00000023">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Hayek always acknowledged that such Keynesian spending could indeed work in the short term. New money, spent into the economy by the government, could make it appear as if the economy remained fairly stable. But underneath that veneer of extended prosperity, Hayek had warned, would lie a darker economic reality: money creation was merely prolonging the misallocation of resources caused by the initial disturbance.</w:t>
      </w:r>
    </w:p>
    <w:p w:rsidR="00000000" w:rsidDel="00000000" w:rsidP="00000000" w:rsidRDefault="00000000" w:rsidRPr="00000000" w14:paraId="00000024">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This was perhaps Hayek’s biggest objection to this type of inflation: it would after some time become very difficult to revert. Inflation is addictive, the economist warned; once the economy gets used to easy money, it will only require more of it to sustain its artificially high level of employment.</w:t>
      </w:r>
    </w:p>
    <w:p w:rsidR="00000000" w:rsidDel="00000000" w:rsidP="00000000" w:rsidRDefault="00000000" w:rsidRPr="00000000" w14:paraId="00000025">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Indeed, in an early stage, inflation does appear to benefit the economy. When it first sets in, it pushes prices up to higher levels than businesses had foreseen. This would come as a very welcome surprise, as they can sell their products for more money than anticipated and enjoy bigger profits. Businesses that struggled and would otherwise have failed, could keep afloat thanks to the unexpected boom.</w:t>
      </w:r>
    </w:p>
    <w:p w:rsidR="00000000" w:rsidDel="00000000" w:rsidP="00000000" w:rsidRDefault="00000000" w:rsidRPr="00000000" w14:paraId="00000026">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But if the inflation persists over a longer period of time, Hayek explained, businesses will eventually have to factor in the expectation of higher future prices. To remain competitive, they will need to increase their investment in the production process, which then drives up the price of capital and labor as well, right up to the point where overall profit margins are back to where they started.</w:t>
      </w:r>
    </w:p>
    <w:p w:rsidR="00000000" w:rsidDel="00000000" w:rsidP="00000000" w:rsidRDefault="00000000" w:rsidRPr="00000000" w14:paraId="00000027">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This also means that those businesses that were struggling before inflation set in, once again come at risk of failing.</w:t>
      </w:r>
    </w:p>
    <w:p w:rsidR="00000000" w:rsidDel="00000000" w:rsidP="00000000" w:rsidRDefault="00000000" w:rsidRPr="00000000" w14:paraId="00000028">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To prevent these businesses from going under, and to extend the positive effect that the new money had brought, even higher inflation is needed. Higher inflation will push u</w:t>
      </w:r>
      <w:r w:rsidDel="00000000" w:rsidR="00000000" w:rsidRPr="00000000">
        <w:rPr>
          <w:rFonts w:ascii="Calibri" w:cs="Calibri" w:eastAsia="Calibri" w:hAnsi="Calibri"/>
          <w:rtl w:val="0"/>
        </w:rPr>
        <w:t xml:space="preserve">p prices</w:t>
      </w:r>
      <w:r w:rsidDel="00000000" w:rsidR="00000000" w:rsidRPr="00000000">
        <w:rPr>
          <w:rFonts w:ascii="Calibri" w:cs="Calibri" w:eastAsia="Calibri" w:hAnsi="Calibri"/>
          <w:rtl w:val="0"/>
        </w:rPr>
        <w:t xml:space="preserve"> even more than anticipated, thus once again representing a welcome surprise for businesses.</w:t>
      </w:r>
    </w:p>
    <w:p w:rsidR="00000000" w:rsidDel="00000000" w:rsidP="00000000" w:rsidRDefault="00000000" w:rsidRPr="00000000" w14:paraId="00000029">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But if this higher inflation also persists, it will of course eventually have to be factored into the production process again, and the businesses that were struggling would once more be at risk of failing.</w:t>
      </w:r>
    </w:p>
    <w:p w:rsidR="00000000" w:rsidDel="00000000" w:rsidP="00000000" w:rsidRDefault="00000000" w:rsidRPr="00000000" w14:paraId="0000002A">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These businesses could perhaps be saved by even more inflation, but at the end of the day, Hayek warned, new money can only provide short-term stimuli, while more and more of it would be needed over time. It would inevitably result in an economy with both high inflation and economic stagnation.</w:t>
      </w:r>
    </w:p>
    <w:p w:rsidR="00000000" w:rsidDel="00000000" w:rsidP="00000000" w:rsidRDefault="00000000" w:rsidRPr="00000000" w14:paraId="0000002B">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Hayek:</w:t>
      </w:r>
      <w:r w:rsidDel="00000000" w:rsidR="00000000" w:rsidRPr="00000000">
        <w:rPr>
          <w:rtl w:val="0"/>
        </w:rPr>
      </w:r>
    </w:p>
    <w:p w:rsidR="00000000" w:rsidDel="00000000" w:rsidP="00000000" w:rsidRDefault="00000000" w:rsidRPr="00000000" w14:paraId="0000002C">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“And since, if inflation has already lasted for some time, a great many activities will have become dependent on its continuance at a progressive rate, we will have a situation in which, in spite of rising prices, many firms will be making losses, and there may be substantial unemployment. Depression with rising prices is a typical consequence of a mere braking of the increase in the rate of inflation once the economy has become geared to a certain rate of inflation.”</w:t>
      </w:r>
      <w:r w:rsidDel="00000000" w:rsidR="00000000" w:rsidRPr="00000000">
        <w:rPr>
          <w:rFonts w:ascii="Calibri" w:cs="Calibri" w:eastAsia="Calibri" w:hAnsi="Calibri"/>
          <w:vertAlign w:val="superscript"/>
        </w:rPr>
        <w:footnoteReference w:customMarkFollows="0" w:id="7"/>
      </w:r>
      <w:r w:rsidDel="00000000" w:rsidR="00000000" w:rsidRPr="00000000">
        <w:rPr>
          <w:rtl w:val="0"/>
        </w:rPr>
      </w:r>
    </w:p>
    <w:p w:rsidR="00000000" w:rsidDel="00000000" w:rsidP="00000000" w:rsidRDefault="00000000" w:rsidRPr="00000000" w14:paraId="0000002D">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In economic terms, this outcome—an economy with both currency inflation and economic stagnation—is called </w:t>
      </w:r>
      <w:r w:rsidDel="00000000" w:rsidR="00000000" w:rsidRPr="00000000">
        <w:rPr>
          <w:rFonts w:ascii="Calibri" w:cs="Calibri" w:eastAsia="Calibri" w:hAnsi="Calibri"/>
          <w:i w:val="1"/>
          <w:iCs w:val="1"/>
          <w:rtl w:val="0"/>
        </w:rPr>
        <w:t xml:space="preserve">stagflation</w:t>
      </w:r>
      <w:r w:rsidDel="00000000" w:rsidR="00000000" w:rsidRPr="00000000">
        <w:rPr>
          <w:rFonts w:ascii="Calibri" w:cs="Calibri" w:eastAsia="Calibri" w:hAnsi="Calibri"/>
          <w:rtl w:val="0"/>
        </w:rPr>
        <w:t xml:space="preserve">.</w:t>
      </w:r>
    </w:p>
    <w:p w:rsidR="00000000" w:rsidDel="00000000" w:rsidP="00000000" w:rsidRDefault="00000000" w:rsidRPr="00000000" w14:paraId="0000002E">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Cantillon Effect</w:t>
      </w:r>
    </w:p>
    <w:p w:rsidR="00000000" w:rsidDel="00000000" w:rsidP="00000000" w:rsidRDefault="00000000" w:rsidRPr="00000000" w14:paraId="0000002F">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Hayek had been very concerned about inflation (and the eventual prospect of stagflation) for several reasons.</w:t>
      </w:r>
    </w:p>
    <w:p w:rsidR="00000000" w:rsidDel="00000000" w:rsidP="00000000" w:rsidRDefault="00000000" w:rsidRPr="00000000" w14:paraId="00000030">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For one, inflation can distort the intertemporal price system. Perhaps most importantly, it can upset the credit markets, as debtors and creditors are affected very differently by inflation: debtors benefit if the real value of their debts decrease, while creditors suffer because the money they’ll later be repaid will be worth less than the money they lent out.</w:t>
      </w:r>
    </w:p>
    <w:p w:rsidR="00000000" w:rsidDel="00000000" w:rsidP="00000000" w:rsidRDefault="00000000" w:rsidRPr="00000000" w14:paraId="00000031">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 second, and for Hayek arguably even more devious aspect of inflation, is that it skews accounting practices. Inflation can bloat profit figures, where the return on investment appears higher than it effectively is. And while smart individuals can perhaps include currency depreciation in their profit-loss calculations, the economist pointed out that tax inspectors will still insist on taxing the “pseudo-profits.” Inflation essentially results in an implicit tax increase.</w:t>
      </w:r>
    </w:p>
    <w:p w:rsidR="00000000" w:rsidDel="00000000" w:rsidP="00000000" w:rsidRDefault="00000000" w:rsidRPr="00000000" w14:paraId="0000003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But Hayek's biggest concern with inflation was a concern that had already been described in the eighteenth century by the Irish-French economist Richard Cantillon, and had come to be known as the </w:t>
      </w:r>
      <w:r w:rsidDel="00000000" w:rsidR="00000000" w:rsidRPr="00000000">
        <w:rPr>
          <w:rFonts w:ascii="Calibri" w:cs="Calibri" w:eastAsia="Calibri" w:hAnsi="Calibri"/>
          <w:i w:val="1"/>
          <w:iCs w:val="1"/>
          <w:rtl w:val="0"/>
        </w:rPr>
        <w:t xml:space="preserve">Cantillon effect</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vertAlign w:val="superscript"/>
        </w:rPr>
        <w:footnoteReference w:customMarkFollows="0" w:id="8"/>
      </w:r>
      <w:r w:rsidDel="00000000" w:rsidR="00000000" w:rsidRPr="00000000">
        <w:rPr>
          <w:rtl w:val="0"/>
        </w:rPr>
      </w:r>
    </w:p>
    <w:p w:rsidR="00000000" w:rsidDel="00000000" w:rsidP="00000000" w:rsidRDefault="00000000" w:rsidRPr="00000000" w14:paraId="00000033">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problem, in short, is that new money is first brought into circulation by spending it into the economy. And when the new money is first spent, it is spent into an economy that still uses the “old” prices, which do not yet reflect the additional money created. Spending this money, then, bids up prices of the first goods or services that are purchased with it. The businesses that sell these goods or services enjoy extra profits.</w:t>
      </w:r>
    </w:p>
    <w:p w:rsidR="00000000" w:rsidDel="00000000" w:rsidP="00000000" w:rsidRDefault="00000000" w:rsidRPr="00000000" w14:paraId="00000034">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These businesses get to re-spend the new money next, while again, they get to do so in an economy where most prices haven’t yet adjusted to reflect the new money supply. The businesses that receive </w:t>
      </w:r>
      <w:r w:rsidDel="00000000" w:rsidR="00000000" w:rsidRPr="00000000">
        <w:rPr>
          <w:rFonts w:ascii="Calibri" w:cs="Calibri" w:eastAsia="Calibri" w:hAnsi="Calibri"/>
          <w:i w:val="1"/>
          <w:iCs w:val="1"/>
          <w:rtl w:val="0"/>
        </w:rPr>
        <w:t xml:space="preserve">these</w:t>
      </w:r>
      <w:r w:rsidDel="00000000" w:rsidR="00000000" w:rsidRPr="00000000">
        <w:rPr>
          <w:rFonts w:ascii="Calibri" w:cs="Calibri" w:eastAsia="Calibri" w:hAnsi="Calibri"/>
          <w:rtl w:val="0"/>
        </w:rPr>
        <w:t xml:space="preserve"> payments, in turn, get to spend it into an economy where some prices have been adjusted, but not all; still a benefit. This goes on until the new money has spread all throughout the economy; prices increase in one part of the economy first, only after which it ripples throughout the rest of society.</w:t>
      </w:r>
    </w:p>
    <w:p w:rsidR="00000000" w:rsidDel="00000000" w:rsidP="00000000" w:rsidRDefault="00000000" w:rsidRPr="00000000" w14:paraId="00000035">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This means that those who are “close” to the source of money get to enjoy it before prices are adjusted: they experience an increase in their real income. Those at the outer edge of the ripple, meanwhile, see all prices rise before getting hold of the new money. When they do finally receive some of it, this no longer offers a comparative benefit, </w:t>
      </w:r>
      <w:ins w:author="Aaron van Wirdum" w:id="1" w:date="2024-01-10T18:51:16Z">
        <w:r w:rsidDel="00000000" w:rsidR="00000000" w:rsidRPr="00000000">
          <w:rPr>
            <w:rFonts w:ascii="Calibri" w:cs="Calibri" w:eastAsia="Calibri" w:hAnsi="Calibri"/>
            <w:rtl w:val="0"/>
          </w:rPr>
          <w:t xml:space="preserve">a</w:t>
        </w:r>
      </w:ins>
      <w:del w:author="Aaron van Wirdum" w:id="1" w:date="2024-01-10T18:51:16Z">
        <w:r w:rsidDel="00000000" w:rsidR="00000000" w:rsidRPr="00000000">
          <w:rPr>
            <w:rFonts w:ascii="Calibri" w:cs="Calibri" w:eastAsia="Calibri" w:hAnsi="Calibri"/>
            <w:rtl w:val="0"/>
          </w:rPr>
          <w:delText xml:space="preserve">A</w:delText>
        </w:r>
      </w:del>
      <w:r w:rsidDel="00000000" w:rsidR="00000000" w:rsidRPr="00000000">
        <w:rPr>
          <w:rFonts w:ascii="Calibri" w:cs="Calibri" w:eastAsia="Calibri" w:hAnsi="Calibri"/>
          <w:rtl w:val="0"/>
        </w:rPr>
        <w:t xml:space="preserve">nd while waiting they experienced a fall in their real income.</w:t>
      </w:r>
    </w:p>
    <w:p w:rsidR="00000000" w:rsidDel="00000000" w:rsidP="00000000" w:rsidRDefault="00000000" w:rsidRPr="00000000" w14:paraId="00000036">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As Hayek summarized Cantillon’s findings:</w:t>
      </w:r>
    </w:p>
    <w:p w:rsidR="00000000" w:rsidDel="00000000" w:rsidP="00000000" w:rsidRDefault="00000000" w:rsidRPr="00000000" w14:paraId="00000037">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 . .] only those persons are benefited by the increase of money whose incomes rise early, while to persons whose incomes rise later the increase of the quantity of money is harmful.”</w:t>
      </w:r>
      <w:r w:rsidDel="00000000" w:rsidR="00000000" w:rsidRPr="00000000">
        <w:rPr>
          <w:rFonts w:ascii="Calibri" w:cs="Calibri" w:eastAsia="Calibri" w:hAnsi="Calibri"/>
          <w:vertAlign w:val="superscript"/>
        </w:rPr>
        <w:footnoteReference w:customMarkFollows="0" w:id="9"/>
      </w:r>
      <w:r w:rsidDel="00000000" w:rsidR="00000000" w:rsidRPr="00000000">
        <w:rPr>
          <w:rtl w:val="0"/>
        </w:rPr>
      </w:r>
    </w:p>
    <w:p w:rsidR="00000000" w:rsidDel="00000000" w:rsidP="00000000" w:rsidRDefault="00000000" w:rsidRPr="00000000" w14:paraId="00000038">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Gold producers could historically be found at the heart of the Cantillon effect. But as the role of gold in the financial system was de-emphasized and Keynesianism took hold, governments would increasingly claim their place at the center of the money creation process instead. Whenever governments would expand the money supply to stimulate the economy, it would disproportionately benefit the government itself and, through the Cantillon effect, it would also benefit government employees, government contractors, and those businesses that operate in closest economic proximity to the government, like financial institutions.</w:t>
      </w:r>
    </w:p>
    <w:p w:rsidR="00000000" w:rsidDel="00000000" w:rsidP="00000000" w:rsidRDefault="00000000" w:rsidRPr="00000000" w14:paraId="00000039">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This would be reflected in higher prices in the parts of the economy close to the government, which would in turn attract more resources. Importantly, however, these resources wouldn’t flow to that part of the economy because that’s where they offer the most value to individuals in society. Instead, the Cantillon effect would skew resource allocation towards the source of new money—that is, in practice, towards the government and the financial sector.</w:t>
      </w:r>
    </w:p>
    <w:p w:rsidR="00000000" w:rsidDel="00000000" w:rsidP="00000000" w:rsidRDefault="00000000" w:rsidRPr="00000000" w14:paraId="0000003A">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As the addictive effect of inflation requires that there is more and more of it, an excessive amount of business activity would over time cluster around the government, utterly dependent on the new money creation, but adding little to no value to society. Hayek foresaw a persistent misallocation of resources in favor of the state—and at the expense of the rest of the economy.</w:t>
      </w:r>
    </w:p>
    <w:p w:rsidR="00000000" w:rsidDel="00000000" w:rsidP="00000000" w:rsidRDefault="00000000" w:rsidRPr="00000000" w14:paraId="0000003B">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And ultimately, continued excessive money creation can lead to the destruction of whatever remains of the free market system altogether, the economist warned. High inflation could so seriously disturb prices and, therefore, the allocation of resources, that it would eventually create strong public pressure for the imposition of price controls.</w:t>
      </w:r>
    </w:p>
    <w:p w:rsidR="00000000" w:rsidDel="00000000" w:rsidP="00000000" w:rsidRDefault="00000000" w:rsidRPr="00000000" w14:paraId="0000003C">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 disastrous outcome, in Hayek’s view:</w:t>
      </w:r>
    </w:p>
    <w:p w:rsidR="00000000" w:rsidDel="00000000" w:rsidP="00000000" w:rsidRDefault="00000000" w:rsidRPr="00000000" w14:paraId="0000003D">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“Open inflation is bad enough, but inflation repressed by controls is even worse: it is the real end of the market economy.”</w:t>
      </w:r>
      <w:r w:rsidDel="00000000" w:rsidR="00000000" w:rsidRPr="00000000">
        <w:rPr>
          <w:rFonts w:ascii="Calibri" w:cs="Calibri" w:eastAsia="Calibri" w:hAnsi="Calibri"/>
          <w:vertAlign w:val="superscript"/>
        </w:rPr>
        <w:footnoteReference w:customMarkFollows="0" w:id="10"/>
      </w:r>
      <w:r w:rsidDel="00000000" w:rsidR="00000000" w:rsidRPr="00000000">
        <w:rPr>
          <w:rtl w:val="0"/>
        </w:rPr>
      </w:r>
    </w:p>
    <w:p w:rsidR="00000000" w:rsidDel="00000000" w:rsidP="00000000" w:rsidRDefault="00000000" w:rsidRPr="00000000" w14:paraId="0000003E">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Removing the government</w:t>
      </w:r>
    </w:p>
    <w:p w:rsidR="00000000" w:rsidDel="00000000" w:rsidP="00000000" w:rsidRDefault="00000000" w:rsidRPr="00000000" w14:paraId="0000003F">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Keynesians—which by that time meant almost all mainstream economists—had not shared Hayek’s concern about inflation and, especially, stagflation. They in fact believed that stagflation was impossible. As the Phillips curve had shown, inflation and unemployment were </w:t>
      </w:r>
      <w:r w:rsidDel="00000000" w:rsidR="00000000" w:rsidRPr="00000000">
        <w:rPr>
          <w:rFonts w:ascii="Calibri" w:cs="Calibri" w:eastAsia="Calibri" w:hAnsi="Calibri"/>
          <w:i w:val="1"/>
          <w:iCs w:val="1"/>
          <w:rtl w:val="0"/>
        </w:rPr>
        <w:t xml:space="preserve">inversely </w:t>
      </w:r>
      <w:r w:rsidDel="00000000" w:rsidR="00000000" w:rsidRPr="00000000">
        <w:rPr>
          <w:rFonts w:ascii="Calibri" w:cs="Calibri" w:eastAsia="Calibri" w:hAnsi="Calibri"/>
          <w:rtl w:val="0"/>
        </w:rPr>
        <w:t xml:space="preserve">correlated; higher inflation would mean lower unemployment.</w:t>
      </w:r>
    </w:p>
    <w:p w:rsidR="00000000" w:rsidDel="00000000" w:rsidP="00000000" w:rsidRDefault="00000000" w:rsidRPr="00000000" w14:paraId="00000040">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But Nixon’s policies were starting to prove these Keynesians wrong. A combination of low interest rate policies and rising oil prices due to international tensions was by the early 1970s quickly driving inflation up, but now, economic prospects were simultaneously deteriorating all across the Western world. The decade would be characterized by stagflation. With it came a crisis of faith in the Keynesian school of thought.</w:t>
      </w:r>
    </w:p>
    <w:p w:rsidR="00000000" w:rsidDel="00000000" w:rsidP="00000000" w:rsidRDefault="00000000" w:rsidRPr="00000000" w14:paraId="00000041">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Hayek had in the leadup to the 1970s mostly focused on politics: he’d for example explained how spontaneous order also applied to the emergence of the body of law, which had made him more of a political moderate compared to some of the more hardline libertarian Austrian economists. But by the mid-1970s, he decided that he couldn’t stay quiet any longer. After a long academic career that had brought him from the University of Chicago to the University of Freiburg and finally the University of Salzburg, Hayek returned to writing about monetary policy.</w:t>
      </w:r>
    </w:p>
    <w:p w:rsidR="00000000" w:rsidDel="00000000" w:rsidP="00000000" w:rsidRDefault="00000000" w:rsidRPr="00000000" w14:paraId="0000004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Keynesian doctrine and its misguided ideas about money were destroying the world economy, the Austrian believed</w:t>
      </w:r>
      <w:r w:rsidDel="00000000" w:rsidR="00000000" w:rsidRPr="00000000">
        <w:rPr>
          <w:rFonts w:ascii="Calibri" w:cs="Calibri" w:eastAsia="Calibri" w:hAnsi="Calibri"/>
          <w:rtl w:val="0"/>
        </w:rPr>
        <w:t xml:space="preserve">, and making people aware of this had once again become a priority for him</w:t>
      </w:r>
      <w:r w:rsidDel="00000000" w:rsidR="00000000" w:rsidRPr="00000000">
        <w:rPr>
          <w:rFonts w:ascii="Calibri" w:cs="Calibri" w:eastAsia="Calibri" w:hAnsi="Calibri"/>
          <w:rtl w:val="0"/>
        </w:rPr>
        <w:t xml:space="preserve">. Well into his seventies, Hayek was as determined and uncompromising as ever, now describing inflation not just as harmful, but also as downright unethical, likening it to theft. Money had been broken for a very long time, Hayek contended, and it was time that it got fixed.</w:t>
      </w:r>
    </w:p>
    <w:p w:rsidR="00000000" w:rsidDel="00000000" w:rsidP="00000000" w:rsidRDefault="00000000" w:rsidRPr="00000000" w14:paraId="00000043">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Although decades of spurious spending by governments had led to stagflation, Hayek considered it too easy to simply blame the politicians responsible. He believed that the problem lay deeper. Government spending was popular because of the short-term benefits it could provide. All of that currency creation happened in democratic societies, essentially by popular demand. As long as the government and its institutions were the gatekeepers of the currency, influential interest groups would eventually sway politicians to leverage such a powerful tool to their benefit.</w:t>
      </w:r>
    </w:p>
    <w:p w:rsidR="00000000" w:rsidDel="00000000" w:rsidP="00000000" w:rsidRDefault="00000000" w:rsidRPr="00000000" w14:paraId="00000044">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Hayek therefore concluded that governments should not be the gatekeepers of money at all:</w:t>
      </w:r>
    </w:p>
    <w:p w:rsidR="00000000" w:rsidDel="00000000" w:rsidP="00000000" w:rsidRDefault="00000000" w:rsidRPr="00000000" w14:paraId="00000045">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 good money, like a good law, must operate without regard to the effects that decisions of the issuer will have on known groups or individuals,” Hayek wrote.</w:t>
      </w:r>
      <w:r w:rsidDel="00000000" w:rsidR="00000000" w:rsidRPr="00000000">
        <w:rPr>
          <w:rFonts w:ascii="Calibri" w:cs="Calibri" w:eastAsia="Calibri" w:hAnsi="Calibri"/>
          <w:vertAlign w:val="superscript"/>
        </w:rPr>
        <w:footnoteReference w:customMarkFollows="0" w:id="11"/>
      </w:r>
      <w:r w:rsidDel="00000000" w:rsidR="00000000" w:rsidRPr="00000000">
        <w:rPr>
          <w:rFonts w:ascii="Calibri" w:cs="Calibri" w:eastAsia="Calibri" w:hAnsi="Calibri"/>
          <w:rtl w:val="0"/>
        </w:rPr>
        <w:t xml:space="preserve"> “Even with the best will in the world, no government can resist this pressure [from such groups or individuals] unless it can point to a firm barrier it cannot cross.”</w:t>
      </w:r>
      <w:r w:rsidDel="00000000" w:rsidR="00000000" w:rsidRPr="00000000">
        <w:rPr>
          <w:rFonts w:ascii="Calibri" w:cs="Calibri" w:eastAsia="Calibri" w:hAnsi="Calibri"/>
          <w:vertAlign w:val="superscript"/>
        </w:rPr>
        <w:footnoteReference w:customMarkFollows="0" w:id="12"/>
      </w:r>
      <w:r w:rsidDel="00000000" w:rsidR="00000000" w:rsidRPr="00000000">
        <w:rPr>
          <w:rtl w:val="0"/>
        </w:rPr>
      </w:r>
    </w:p>
    <w:p w:rsidR="00000000" w:rsidDel="00000000" w:rsidP="00000000" w:rsidRDefault="00000000" w:rsidRPr="00000000" w14:paraId="00000046">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Gold, at least in theory,</w:t>
      </w:r>
      <w:r w:rsidDel="00000000" w:rsidR="00000000" w:rsidRPr="00000000">
        <w:rPr>
          <w:rFonts w:ascii="Calibri" w:cs="Calibri" w:eastAsia="Calibri" w:hAnsi="Calibri"/>
          <w:rtl w:val="0"/>
        </w:rPr>
        <w:t xml:space="preserve"> could</w:t>
      </w:r>
      <w:r w:rsidDel="00000000" w:rsidR="00000000" w:rsidRPr="00000000">
        <w:rPr>
          <w:rFonts w:ascii="Calibri" w:cs="Calibri" w:eastAsia="Calibri" w:hAnsi="Calibri"/>
          <w:rtl w:val="0"/>
        </w:rPr>
        <w:t xml:space="preserve"> offer such a hard barrier. Ideally, gold would then itself be used as currency, rather than stored in bank vaults where it would enable fractional reserve banking. But the impracticality of using gold directly in exchange, and the challenges of storing it securely, probably meant that this ideal was out of scope.</w:t>
      </w:r>
    </w:p>
    <w:p w:rsidR="00000000" w:rsidDel="00000000" w:rsidP="00000000" w:rsidRDefault="00000000" w:rsidRPr="00000000" w14:paraId="00000047">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 gold-backed currency—like under the classical gold standard—was more practical, but this requires trust in governments to not devalue the currency against gold, unilaterally alter the coverage ratio, or even scrap convertibility altogether. Indeed, all things that Hayek had seen governments do in his own lifetime.</w:t>
      </w:r>
    </w:p>
    <w:p w:rsidR="00000000" w:rsidDel="00000000" w:rsidP="00000000" w:rsidRDefault="00000000" w:rsidRPr="00000000" w14:paraId="00000048">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Hayek had therefore always struggled to come up with the ideal solution to the problem that was money.</w:t>
      </w:r>
    </w:p>
    <w:p w:rsidR="00000000" w:rsidDel="00000000" w:rsidP="00000000" w:rsidRDefault="00000000" w:rsidRPr="00000000" w14:paraId="00000049">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But now, in the late days of his career, it finally clicked for him.</w:t>
      </w:r>
    </w:p>
    <w:p w:rsidR="00000000" w:rsidDel="00000000" w:rsidP="00000000" w:rsidRDefault="00000000" w:rsidRPr="00000000" w14:paraId="0000004A">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“In my despair about the hopelessness of finding a politically feasible solution to what is technically the simplest possible problem, namely to stop inflation, I threw out in a lecture delivered about a year ago a somewhat startling suggestion, the further pursuit of which has opened quite unexpected new horizons,” Hayek wrote by the mid-1970s.</w:t>
      </w:r>
    </w:p>
    <w:p w:rsidR="00000000" w:rsidDel="00000000" w:rsidP="00000000" w:rsidRDefault="00000000" w:rsidRPr="00000000" w14:paraId="0000004B">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 could not resist pursuing the idea further, since the task of preventing inflation has always seemed to me to be of the greatest importance, not only because of the harm and suffering major inflations cause, but also because I have long been convinced that even mild inflations ultimately produce the recurring depressions and unemployment which have been a justified grievance against the free enterprise system and must be prevented if a free society is to survive.”</w:t>
      </w:r>
      <w:r w:rsidDel="00000000" w:rsidR="00000000" w:rsidRPr="00000000">
        <w:rPr>
          <w:rFonts w:ascii="Calibri" w:cs="Calibri" w:eastAsia="Calibri" w:hAnsi="Calibri"/>
          <w:vertAlign w:val="superscript"/>
        </w:rPr>
        <w:footnoteReference w:customMarkFollows="0" w:id="13"/>
      </w:r>
      <w:r w:rsidDel="00000000" w:rsidR="00000000" w:rsidRPr="00000000">
        <w:rPr>
          <w:rtl w:val="0"/>
        </w:rPr>
      </w:r>
    </w:p>
    <w:p w:rsidR="00000000" w:rsidDel="00000000" w:rsidP="00000000" w:rsidRDefault="00000000" w:rsidRPr="00000000" w14:paraId="0000004C">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 idea was that money had to be left to the free market.</w:t>
      </w:r>
    </w:p>
    <w:p w:rsidR="00000000" w:rsidDel="00000000" w:rsidP="00000000" w:rsidRDefault="00000000" w:rsidRPr="00000000" w14:paraId="0000004D">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Denationalizing Money</w:t>
      </w:r>
    </w:p>
    <w:p w:rsidR="00000000" w:rsidDel="00000000" w:rsidP="00000000" w:rsidRDefault="00000000" w:rsidRPr="00000000" w14:paraId="0000004E">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Having first made the case in his 1975 Address to the Geneva Gold and Monetary Conference,</w:t>
      </w:r>
      <w:r w:rsidDel="00000000" w:rsidR="00000000" w:rsidRPr="00000000">
        <w:rPr>
          <w:rFonts w:ascii="Calibri" w:cs="Calibri" w:eastAsia="Calibri" w:hAnsi="Calibri"/>
          <w:vertAlign w:val="superscript"/>
        </w:rPr>
        <w:footnoteReference w:customMarkFollows="0" w:id="14"/>
      </w:r>
      <w:r w:rsidDel="00000000" w:rsidR="00000000" w:rsidRPr="00000000">
        <w:rPr>
          <w:rFonts w:ascii="Calibri" w:cs="Calibri" w:eastAsia="Calibri" w:hAnsi="Calibri"/>
          <w:rtl w:val="0"/>
        </w:rPr>
        <w:t xml:space="preserve"> in 1976 Hayek presented the unconventional proposal at length in his book </w:t>
      </w:r>
      <w:r w:rsidDel="00000000" w:rsidR="00000000" w:rsidRPr="00000000">
        <w:rPr>
          <w:rFonts w:ascii="Calibri" w:cs="Calibri" w:eastAsia="Calibri" w:hAnsi="Calibri"/>
          <w:i w:val="1"/>
          <w:iCs w:val="1"/>
          <w:rtl w:val="0"/>
        </w:rPr>
        <w:t xml:space="preserve">Denationalisation of Money</w:t>
      </w:r>
      <w:r w:rsidDel="00000000" w:rsidR="00000000" w:rsidRPr="00000000">
        <w:rPr>
          <w:rFonts w:ascii="Calibri" w:cs="Calibri" w:eastAsia="Calibri" w:hAnsi="Calibri"/>
          <w:rtl w:val="0"/>
        </w:rPr>
        <w:t xml:space="preserve">. In essence, the economist argued that banks should be completely deregulated, letting them issue any money they saw fit: backed or unbacked, inflationary or deflationary, loaned into existence or not, and with any level of interest they may want to charge.</w:t>
      </w:r>
    </w:p>
    <w:p w:rsidR="00000000" w:rsidDel="00000000" w:rsidP="00000000" w:rsidRDefault="00000000" w:rsidRPr="00000000" w14:paraId="0000004F">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Hayek proposed to end the de facto state monopoly on money.</w:t>
      </w:r>
    </w:p>
    <w:p w:rsidR="00000000" w:rsidDel="00000000" w:rsidP="00000000" w:rsidRDefault="00000000" w:rsidRPr="00000000" w14:paraId="00000050">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In such a system—a quite radical form of </w:t>
      </w:r>
      <w:r w:rsidDel="00000000" w:rsidR="00000000" w:rsidRPr="00000000">
        <w:rPr>
          <w:rFonts w:ascii="Calibri" w:cs="Calibri" w:eastAsia="Calibri" w:hAnsi="Calibri"/>
          <w:i w:val="1"/>
          <w:iCs w:val="1"/>
          <w:rtl w:val="0"/>
        </w:rPr>
        <w:t xml:space="preserve">free banking</w:t>
      </w:r>
      <w:r w:rsidDel="00000000" w:rsidR="00000000" w:rsidRPr="00000000">
        <w:rPr>
          <w:rFonts w:ascii="Calibri" w:cs="Calibri" w:eastAsia="Calibri" w:hAnsi="Calibri"/>
          <w:rtl w:val="0"/>
        </w:rPr>
        <w:t xml:space="preserve">—banks would compete to have customers use their money. Hayek believed that such competition was precisely what was needed to develop the best form of money: like in any free market, banks would need to provide customers with a product—in this case, money itself—with better properties than the products offered by their competitors. This competition would drive improvement, Hayek reasoned, as the market would select the best money available.</w:t>
      </w:r>
    </w:p>
    <w:p w:rsidR="00000000" w:rsidDel="00000000" w:rsidP="00000000" w:rsidRDefault="00000000" w:rsidRPr="00000000" w14:paraId="00000051">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 particularly important property of any money is indeed the quantity of currency units, or more specifically, the growth rate of its supply—the major cause of inflation. Users of a currency probably would not want the supply to be diluted too fast, as that would harm the purchasing power of the units they held. Hayek believed that competition in this domain would keep currency issuers honest: if one bank would create too much of its money, customers would quickly switch to an alternative instead. Indeed, unwanted inflation would essentially be impossible, because people could simply opt out.</w:t>
      </w:r>
    </w:p>
    <w:p w:rsidR="00000000" w:rsidDel="00000000" w:rsidP="00000000" w:rsidRDefault="00000000" w:rsidRPr="00000000" w14:paraId="0000005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Whereas it had proved to be practically impossible to stop governments from inflating their national currencies to fund their expenses, Hayek reasoned that free market discipline would solve this problem quite naturally.</w:t>
      </w:r>
    </w:p>
    <w:p w:rsidR="00000000" w:rsidDel="00000000" w:rsidP="00000000" w:rsidRDefault="00000000" w:rsidRPr="00000000" w14:paraId="00000053">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Speculating what money would look like in a free banking world, the economist imagined that banks would most likely target a precise level of purchasing power—perhaps based on some custom price index—by issuing more currency when a money’s purchasing power increased above that target level, and by taking currency out of circulation when its purchasing power dropped below it. A big part of banks’ job would be to figure out what people consider a desirable level of purchasing power for their currency, allowing them to select the type of money that best suited their needs.</w:t>
      </w:r>
    </w:p>
    <w:p w:rsidR="00000000" w:rsidDel="00000000" w:rsidP="00000000" w:rsidRDefault="00000000" w:rsidRPr="00000000" w14:paraId="00000054">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“It should be in the power of each issuer of a distinct currency to regulate its quantity so as to make it most acceptable to the public—and competition would force him to do so,” Hayek wrote. “Indeed, he would know that the penalty for failing to fulfill the expectations raised would be the prompt loss of the business.”</w:t>
      </w:r>
    </w:p>
    <w:p w:rsidR="00000000" w:rsidDel="00000000" w:rsidP="00000000" w:rsidRDefault="00000000" w:rsidRPr="00000000" w14:paraId="00000055">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He added: “[. . .] the issuing banks, guided solely by their striving for gain, would thereby serve the public interest better than any institution has ever done or could do that supposedly aimed at it.”</w:t>
      </w:r>
      <w:r w:rsidDel="00000000" w:rsidR="00000000" w:rsidRPr="00000000">
        <w:rPr>
          <w:rFonts w:ascii="Calibri" w:cs="Calibri" w:eastAsia="Calibri" w:hAnsi="Calibri"/>
          <w:vertAlign w:val="superscript"/>
        </w:rPr>
        <w:footnoteReference w:customMarkFollows="0" w:id="15"/>
      </w:r>
      <w:r w:rsidDel="00000000" w:rsidR="00000000" w:rsidRPr="00000000">
        <w:rPr>
          <w:rtl w:val="0"/>
        </w:rPr>
      </w:r>
    </w:p>
    <w:p w:rsidR="00000000" w:rsidDel="00000000" w:rsidP="00000000" w:rsidRDefault="00000000" w:rsidRPr="00000000" w14:paraId="00000056">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In </w:t>
      </w:r>
      <w:r w:rsidDel="00000000" w:rsidR="00000000" w:rsidRPr="00000000">
        <w:rPr>
          <w:rFonts w:ascii="Calibri" w:cs="Calibri" w:eastAsia="Calibri" w:hAnsi="Calibri"/>
          <w:i w:val="1"/>
          <w:iCs w:val="1"/>
          <w:rtl w:val="0"/>
        </w:rPr>
        <w:t xml:space="preserve">The Argument Refined</w:t>
      </w:r>
      <w:r w:rsidDel="00000000" w:rsidR="00000000" w:rsidRPr="00000000">
        <w:rPr>
          <w:rFonts w:ascii="Calibri" w:cs="Calibri" w:eastAsia="Calibri" w:hAnsi="Calibri"/>
          <w:rtl w:val="0"/>
        </w:rPr>
        <w:t xml:space="preserve">, the revised and enlarged version of the book published two years later, </w:t>
      </w:r>
      <w:r w:rsidDel="00000000" w:rsidR="00000000" w:rsidRPr="00000000">
        <w:rPr>
          <w:rFonts w:ascii="Calibri" w:cs="Calibri" w:eastAsia="Calibri" w:hAnsi="Calibri"/>
          <w:rtl w:val="0"/>
        </w:rPr>
        <w:t xml:space="preserve">Hayek proposed that the most likely outcome of a free banking system wouldn’t be a wide range of currencies with various purchasing power targets. Rather, the economist speculated that the vast majority of people would converge on one type of money that has a generally acceptable stability target. This stability target would in turn be adopted by other monies as well, Hayek expected, essentially transforming the stability target itself into something of a meta-currency that other currencies would be based on.</w:t>
      </w:r>
    </w:p>
    <w:p w:rsidR="00000000" w:rsidDel="00000000" w:rsidP="00000000" w:rsidRDefault="00000000" w:rsidRPr="00000000" w14:paraId="00000057">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On face value, this could be considered a concession to the use of a consumer price index to define stability—and perhaps, to an extent, it was. But importantly, Hayek’s version of the idea was not imposed or binding, nor did it include a government-appointed central body to determine how such an index ought to be established. He believed that this should be left to the free market, allowing people to freely pick whatever target they considered most stable (or otherwise desirable).</w:t>
      </w:r>
    </w:p>
    <w:p w:rsidR="00000000" w:rsidDel="00000000" w:rsidP="00000000" w:rsidRDefault="00000000" w:rsidRPr="00000000" w14:paraId="00000058">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This could, indeed, include a currency with a fixed supply, or what Hayek had earlier in his career described as </w:t>
      </w:r>
      <w:r w:rsidDel="00000000" w:rsidR="00000000" w:rsidRPr="00000000">
        <w:rPr>
          <w:rFonts w:ascii="Calibri" w:cs="Calibri" w:eastAsia="Calibri" w:hAnsi="Calibri"/>
          <w:i w:val="1"/>
          <w:iCs w:val="1"/>
          <w:rtl w:val="0"/>
        </w:rPr>
        <w:t xml:space="preserve">neutral money</w:t>
      </w:r>
      <w:r w:rsidDel="00000000" w:rsidR="00000000" w:rsidRPr="00000000">
        <w:rPr>
          <w:rFonts w:ascii="Calibri" w:cs="Calibri" w:eastAsia="Calibri" w:hAnsi="Calibri"/>
          <w:rtl w:val="0"/>
        </w:rPr>
        <w:t xml:space="preserve">.</w:t>
      </w:r>
    </w:p>
    <w:p w:rsidR="00000000" w:rsidDel="00000000" w:rsidP="00000000" w:rsidRDefault="00000000" w:rsidRPr="00000000" w14:paraId="00000059">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Unbacked Money</w:t>
      </w:r>
    </w:p>
    <w:p w:rsidR="00000000" w:rsidDel="00000000" w:rsidP="00000000" w:rsidRDefault="00000000" w:rsidRPr="00000000" w14:paraId="0000005A">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Hayek’s proposal did not immediately win over all of his peers in the Austrian school of economics. Many Austrians believed that the market had already selected the best form of money a long time ago; in a competition spanning thousands of years, gold had won. They maintained that gold was still the best form of money, and that new currencies should at the very least be </w:t>
      </w:r>
      <w:r w:rsidDel="00000000" w:rsidR="00000000" w:rsidRPr="00000000">
        <w:rPr>
          <w:rFonts w:ascii="Calibri" w:cs="Calibri" w:eastAsia="Calibri" w:hAnsi="Calibri"/>
          <w:i w:val="1"/>
          <w:iCs w:val="1"/>
          <w:rtl w:val="0"/>
        </w:rPr>
        <w:t xml:space="preserve">backed</w:t>
      </w:r>
      <w:r w:rsidDel="00000000" w:rsidR="00000000" w:rsidRPr="00000000">
        <w:rPr>
          <w:rFonts w:ascii="Calibri" w:cs="Calibri" w:eastAsia="Calibri" w:hAnsi="Calibri"/>
          <w:rtl w:val="0"/>
        </w:rPr>
        <w:t xml:space="preserve"> by the precious metal.</w:t>
      </w:r>
    </w:p>
    <w:p w:rsidR="00000000" w:rsidDel="00000000" w:rsidP="00000000" w:rsidRDefault="00000000" w:rsidRPr="00000000" w14:paraId="0000005B">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Although it would in a free banking system of course be possible to offer a gold-backed currency, Hayek did not expect most people to settle on one. While acknowledging that the market had originally selected gold as the best form of money, Hayek believed that governments had since then prevented the further development of money through monopolization and strict regulation. Hayek expected that money would improve drastically if left to the market.</w:t>
      </w:r>
    </w:p>
    <w:p w:rsidR="00000000" w:rsidDel="00000000" w:rsidP="00000000" w:rsidRDefault="00000000" w:rsidRPr="00000000" w14:paraId="0000005C">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 believe we can do much better than gold ever made possible. Governments cannot do better. Free enterprise, i.e. the institutions that would emerge from a process of competition in providing good money, no doubt would,” he wrote. “Convertibility [to gold] is a safeguard necessary to impose upon a monopolist, but unnecessary with competing suppliers who cannot maintain themselves in the business unless they provide money at least as advantageous to the user as anybody else.”</w:t>
      </w:r>
      <w:r w:rsidDel="00000000" w:rsidR="00000000" w:rsidRPr="00000000">
        <w:rPr>
          <w:rFonts w:ascii="Calibri" w:cs="Calibri" w:eastAsia="Calibri" w:hAnsi="Calibri"/>
          <w:vertAlign w:val="superscript"/>
        </w:rPr>
        <w:footnoteReference w:customMarkFollows="0" w:id="16"/>
      </w:r>
      <w:r w:rsidDel="00000000" w:rsidR="00000000" w:rsidRPr="00000000">
        <w:rPr>
          <w:rtl w:val="0"/>
        </w:rPr>
      </w:r>
    </w:p>
    <w:p w:rsidR="00000000" w:rsidDel="00000000" w:rsidP="00000000" w:rsidRDefault="00000000" w:rsidRPr="00000000" w14:paraId="0000005D">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Hayek did, however, consider that new free market currencies might initially need to be backed by fiat currencies, in the same way that fiat currencies had initially been backed by gold until people learned to trust the new money. This could take a while, the economist acknowledged: “The superstition dies only slowly.”</w:t>
      </w:r>
      <w:r w:rsidDel="00000000" w:rsidR="00000000" w:rsidRPr="00000000">
        <w:rPr>
          <w:rFonts w:ascii="Calibri" w:cs="Calibri" w:eastAsia="Calibri" w:hAnsi="Calibri"/>
          <w:vertAlign w:val="superscript"/>
        </w:rPr>
        <w:footnoteReference w:customMarkFollows="0" w:id="17"/>
      </w:r>
      <w:r w:rsidDel="00000000" w:rsidR="00000000" w:rsidRPr="00000000">
        <w:rPr>
          <w:rFonts w:ascii="Calibri" w:cs="Calibri" w:eastAsia="Calibri" w:hAnsi="Calibri"/>
          <w:rtl w:val="0"/>
        </w:rPr>
        <w:t xml:space="preserve"> But eventually, people would come to understand that inflationary fiat currency keeps losing value against the private money. They’d come to realize, through economic incentives, that what they really want from money is scarcity.</w:t>
      </w:r>
    </w:p>
    <w:p w:rsidR="00000000" w:rsidDel="00000000" w:rsidP="00000000" w:rsidRDefault="00000000" w:rsidRPr="00000000" w14:paraId="0000005E">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That said, in a free-banking system there would be no regulation to guarantee that backed currencies would in fact be exchangeable for whatever was backing them. While specific arrangements could be binding under regular contract law, there’d be no special coverage ratio laws, and no lender of last resort. Banks would bear the cost of their own risks, and so would the customers that opted to trust these banks with their money. But this was arguably a good thing: free banking would remove moral hazard.</w:t>
      </w:r>
    </w:p>
    <w:p w:rsidR="00000000" w:rsidDel="00000000" w:rsidP="00000000" w:rsidRDefault="00000000" w:rsidRPr="00000000" w14:paraId="0000005F">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And by having free banks operate entirely independently from the existing financial system, Hayek believed the plan was actually feasible as well.</w:t>
      </w:r>
    </w:p>
    <w:p w:rsidR="00000000" w:rsidDel="00000000" w:rsidP="00000000" w:rsidRDefault="00000000" w:rsidRPr="00000000" w14:paraId="00000060">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“Not the least advantage of the proposed abolition of the government monopoly of the issue of money is that it would provide an opportunity to extricate ourselves from the </w:t>
      </w:r>
      <w:r w:rsidDel="00000000" w:rsidR="00000000" w:rsidRPr="00000000">
        <w:rPr>
          <w:rFonts w:ascii="Calibri" w:cs="Calibri" w:eastAsia="Calibri" w:hAnsi="Calibri"/>
          <w:i w:val="1"/>
          <w:iCs w:val="1"/>
          <w:rtl w:val="0"/>
        </w:rPr>
        <w:t xml:space="preserve">impasse</w:t>
      </w:r>
      <w:r w:rsidDel="00000000" w:rsidR="00000000" w:rsidRPr="00000000">
        <w:rPr>
          <w:rFonts w:ascii="Calibri" w:cs="Calibri" w:eastAsia="Calibri" w:hAnsi="Calibri"/>
          <w:rtl w:val="0"/>
        </w:rPr>
        <w:t xml:space="preserve"> into which this development [of banking] had led,” Hayek wrote. “It would create the conditions in which responsibility for the control of the quantity of the currency is placed on agencies whose self-interest would make them control it in such a manner as to make it most acceptable to most users.”</w:t>
      </w:r>
      <w:r w:rsidDel="00000000" w:rsidR="00000000" w:rsidRPr="00000000">
        <w:rPr>
          <w:rFonts w:ascii="Calibri" w:cs="Calibri" w:eastAsia="Calibri" w:hAnsi="Calibri"/>
          <w:vertAlign w:val="superscript"/>
        </w:rPr>
        <w:footnoteReference w:customMarkFollows="0" w:id="18"/>
      </w:r>
      <w:r w:rsidDel="00000000" w:rsidR="00000000" w:rsidRPr="00000000">
        <w:rPr>
          <w:rtl w:val="0"/>
        </w:rPr>
      </w:r>
    </w:p>
    <w:p w:rsidR="00000000" w:rsidDel="00000000" w:rsidP="00000000" w:rsidRDefault="00000000" w:rsidRPr="00000000" w14:paraId="00000061">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In a world where banks and other financial institutions had over time come to depend on a highly regulated and tightly interwoven financial system, and where it was extremely difficult to make any meaningful changes, Hayek’s solution represented a fresh start. He proposed to roll out a market-based monetary system in parallel to the established financial sector, to allow an entirely new currency system to emerge as people adopt it voluntarily.</w:t>
      </w:r>
    </w:p>
    <w:p w:rsidR="00000000" w:rsidDel="00000000" w:rsidP="00000000" w:rsidRDefault="00000000" w:rsidRPr="00000000" w14:paraId="0000006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Hayek envisioned money as spontaneous order.</w:t>
      </w:r>
    </w:p>
    <w:p w:rsidR="00000000" w:rsidDel="00000000" w:rsidP="00000000" w:rsidRDefault="00000000" w:rsidRPr="00000000" w14:paraId="00000063">
      <w:pPr>
        <w:widowControl w:val="1"/>
        <w:spacing w:after="20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Realizing Free Banking</w:t>
      </w:r>
    </w:p>
    <w:p w:rsidR="00000000" w:rsidDel="00000000" w:rsidP="00000000" w:rsidRDefault="00000000" w:rsidRPr="00000000" w14:paraId="00000064">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While most countries technically did allow alternative currencies—that is, there are usually no laws that explicitly make them illegal—this is often not reflected in practical reality. Banking regulations, money transmitter licenses, AML rules, counterfeiting laws as well as taxes (like capital gains taxes on alternative currencies) offer law enforcement more than enough tools to shut down currency-issuing businesses completely, and get their operators convicted—or at the very least they can make running such businesses practically impossible.</w:t>
      </w:r>
    </w:p>
    <w:p w:rsidR="00000000" w:rsidDel="00000000" w:rsidP="00000000" w:rsidRDefault="00000000" w:rsidRPr="00000000" w14:paraId="00000065">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Getting rid of all these legal and fiscal stumbling blocks—true deregulation—would encounter massive opposition, Hayek knew.</w:t>
      </w:r>
    </w:p>
    <w:p w:rsidR="00000000" w:rsidDel="00000000" w:rsidP="00000000" w:rsidRDefault="00000000" w:rsidRPr="00000000" w14:paraId="00000066">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He expected that most of this opposition would come from governments: the same entities that would ultimately have to pass this deregulation and legally facilitate currency competition. Governments, Hayek figured, had every incentive not to prevent this: they were the greatest beneficiaries of the fiat currency system and the de facto monopoly on money. Hayek believed that if government money had to start competing with free market currencies, it wouldn’t stand a chance; governments were therefore unlikely to welcome free banks.</w:t>
      </w:r>
    </w:p>
    <w:p w:rsidR="00000000" w:rsidDel="00000000" w:rsidP="00000000" w:rsidRDefault="00000000" w:rsidRPr="00000000" w14:paraId="00000067">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Making matters even more difficult, most economists would probably protest as well, Hayek foresaw, since free market money would likely kill any possibility of manipulating interest rates to influence the currency’s purchasing power and prevent deflation. Most economists in the 1970s maintained that government institutions like the Federal Reserve had an important role in managing the money supply.</w:t>
      </w:r>
    </w:p>
    <w:p w:rsidR="00000000" w:rsidDel="00000000" w:rsidP="00000000" w:rsidRDefault="00000000" w:rsidRPr="00000000" w14:paraId="00000068">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“I fear that ‘Keynesian’ propaganda has filtered through to the masses, [and] made inflation respectable and provided agitators with arguments which the professional politicians are unable to refute,” Hayek wrote in frustration.</w:t>
      </w:r>
      <w:r w:rsidDel="00000000" w:rsidR="00000000" w:rsidRPr="00000000">
        <w:rPr>
          <w:rFonts w:ascii="Calibri" w:cs="Calibri" w:eastAsia="Calibri" w:hAnsi="Calibri"/>
          <w:vertAlign w:val="superscript"/>
        </w:rPr>
        <w:footnoteReference w:customMarkFollows="0" w:id="19"/>
      </w:r>
      <w:r w:rsidDel="00000000" w:rsidR="00000000" w:rsidRPr="00000000">
        <w:rPr>
          <w:rtl w:val="0"/>
        </w:rPr>
      </w:r>
    </w:p>
    <w:p w:rsidR="00000000" w:rsidDel="00000000" w:rsidP="00000000" w:rsidRDefault="00000000" w:rsidRPr="00000000" w14:paraId="00000069">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Adding to the list, the Austrian economist expected that most of the existing banks would oppose the change as well. The “old bankers,” as he described them, would be unable to deal with the new challenges that a free banking system would pose on them.</w:t>
      </w:r>
    </w:p>
    <w:p w:rsidR="00000000" w:rsidDel="00000000" w:rsidP="00000000" w:rsidRDefault="00000000" w:rsidRPr="00000000" w14:paraId="0000006A">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“Especially in countries where competition among banks has for generations been restricted by cartel arrangements, usually tolerated and even encouraged by governments, the older generation of bankers would probably be completely unable even to imagine how the new system would operate and therefore be practically unanimous in rejecting it,” Hayek wrote.</w:t>
      </w:r>
      <w:r w:rsidDel="00000000" w:rsidR="00000000" w:rsidRPr="00000000">
        <w:rPr>
          <w:rFonts w:ascii="Calibri" w:cs="Calibri" w:eastAsia="Calibri" w:hAnsi="Calibri"/>
          <w:vertAlign w:val="superscript"/>
        </w:rPr>
        <w:footnoteReference w:customMarkFollows="0" w:id="20"/>
      </w:r>
      <w:r w:rsidDel="00000000" w:rsidR="00000000" w:rsidRPr="00000000">
        <w:rPr>
          <w:rtl w:val="0"/>
        </w:rPr>
      </w:r>
    </w:p>
    <w:p w:rsidR="00000000" w:rsidDel="00000000" w:rsidP="00000000" w:rsidRDefault="00000000" w:rsidRPr="00000000" w14:paraId="0000006B">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With governments, economists, and bankers as anticipated opposition, Hayek certainly expected that realizing free banking was going to be an uphill battle—yet, </w:t>
      </w:r>
      <w:r w:rsidDel="00000000" w:rsidR="00000000" w:rsidRPr="00000000">
        <w:rPr>
          <w:rFonts w:ascii="Calibri" w:cs="Calibri" w:eastAsia="Calibri" w:hAnsi="Calibri"/>
          <w:rtl w:val="0"/>
        </w:rPr>
        <w:t xml:space="preserve">he strongly believed that it had to be done anyway.</w:t>
      </w:r>
      <w:r w:rsidDel="00000000" w:rsidR="00000000" w:rsidRPr="00000000">
        <w:rPr>
          <w:rtl w:val="0"/>
        </w:rPr>
      </w:r>
    </w:p>
    <w:p w:rsidR="00000000" w:rsidDel="00000000" w:rsidP="00000000" w:rsidRDefault="00000000" w:rsidRPr="00000000" w14:paraId="0000006C">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“[Denationalization of money is] the one way in which we may still hope to stop the continuous progress of all government toward totalitarianism which already appears to many acute observers as inevitable,” Hayek wrote in the second, refined version of his book. “But the time is short. What is now urgently required is not the construction of a new system but the prompt removal of all the legal obstacles which have for two thousand years blocked the way for an evolution which is bound to throw up beneficial results which we cannot foresee.”</w:t>
      </w:r>
      <w:r w:rsidDel="00000000" w:rsidR="00000000" w:rsidRPr="00000000">
        <w:rPr>
          <w:rFonts w:ascii="Calibri" w:cs="Calibri" w:eastAsia="Calibri" w:hAnsi="Calibri"/>
          <w:vertAlign w:val="superscript"/>
        </w:rPr>
        <w:footnoteReference w:customMarkFollows="0" w:id="21"/>
      </w:r>
      <w:r w:rsidDel="00000000" w:rsidR="00000000" w:rsidRPr="00000000">
        <w:rPr>
          <w:rtl w:val="0"/>
        </w:rPr>
      </w:r>
    </w:p>
    <w:p w:rsidR="00000000" w:rsidDel="00000000" w:rsidP="00000000" w:rsidRDefault="00000000" w:rsidRPr="00000000" w14:paraId="0000006D">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And he believed that it was possible. The key was to win over the general population. Drawing a comparison to the Free Trade Movements of the nineteenth century, the economist suggested that a new civil movement—a “Free Money Movement”—could inform people of the harm that inflation and currency manipulation caused; broader public awareness of these issues could form a stable foundation for the cause. Actual political change—deregulation of the banking sector—was presumed to follow in a later stage.</w:t>
      </w:r>
    </w:p>
    <w:p w:rsidR="00000000" w:rsidDel="00000000" w:rsidP="00000000" w:rsidRDefault="00000000" w:rsidRPr="00000000" w14:paraId="0000006E">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Founded by researchers George Selgin, Lawrence White, and Kevin Dowd a few years later, in the 1980s, the m</w:t>
      </w:r>
      <w:r w:rsidDel="00000000" w:rsidR="00000000" w:rsidRPr="00000000">
        <w:rPr>
          <w:rFonts w:ascii="Calibri" w:cs="Calibri" w:eastAsia="Calibri" w:hAnsi="Calibri"/>
          <w:rtl w:val="0"/>
        </w:rPr>
        <w:t xml:space="preserve">odern free banking school probably came closest to establishing such a movement. The Hayek-inspired advocacy group would research the history and potential for free banking, and published their findings in several books and articles.</w:t>
      </w:r>
    </w:p>
    <w:p w:rsidR="00000000" w:rsidDel="00000000" w:rsidP="00000000" w:rsidRDefault="00000000" w:rsidRPr="00000000" w14:paraId="0000006F">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But although the Modern Free Banking School </w:t>
      </w:r>
      <w:r w:rsidDel="00000000" w:rsidR="00000000" w:rsidRPr="00000000">
        <w:rPr>
          <w:rFonts w:ascii="Calibri" w:cs="Calibri" w:eastAsia="Calibri" w:hAnsi="Calibri"/>
          <w:rtl w:val="0"/>
        </w:rPr>
        <w:t xml:space="preserve">gained a small following of like-minded, typically Austrian, economists, it failed to capture the hearts and minds of the public at large. While Hayek lived long enough to see a new generation of politicians and economists rediscover and revitalize his work on free markets and the price system, even winning him the Nobel Prize in economics in 197</w:t>
      </w:r>
      <w:ins w:author="Aaron van Wirdum" w:id="2" w:date="2024-02-13T15:19:36Z">
        <w:r w:rsidDel="00000000" w:rsidR="00000000" w:rsidRPr="00000000">
          <w:rPr>
            <w:rFonts w:ascii="Calibri" w:cs="Calibri" w:eastAsia="Calibri" w:hAnsi="Calibri"/>
            <w:rtl w:val="0"/>
          </w:rPr>
          <w:t xml:space="preserve">4</w:t>
        </w:r>
      </w:ins>
      <w:del w:author="Aaron van Wirdum" w:id="2" w:date="2024-02-13T15:19:36Z">
        <w:r w:rsidDel="00000000" w:rsidR="00000000" w:rsidRPr="00000000">
          <w:rPr>
            <w:rFonts w:ascii="Calibri" w:cs="Calibri" w:eastAsia="Calibri" w:hAnsi="Calibri"/>
            <w:rtl w:val="0"/>
          </w:rPr>
          <w:delText xml:space="preserve">6</w:delText>
        </w:r>
      </w:del>
      <w:r w:rsidDel="00000000" w:rsidR="00000000" w:rsidRPr="00000000">
        <w:rPr>
          <w:rFonts w:ascii="Calibri" w:cs="Calibri" w:eastAsia="Calibri" w:hAnsi="Calibri"/>
          <w:rtl w:val="0"/>
        </w:rPr>
        <w:t xml:space="preserve">, Hayek’s call for monetary reform remained unanswered. Fiat currency reigned supreme until, in 1992, Hayek passed away at ninety-two years of age.</w:t>
      </w:r>
    </w:p>
    <w:p w:rsidR="00000000" w:rsidDel="00000000" w:rsidP="00000000" w:rsidRDefault="00000000" w:rsidRPr="00000000" w14:paraId="00000070">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Still, his ideas were not entirely forgotten.</w:t>
      </w:r>
    </w:p>
    <w:p w:rsidR="00000000" w:rsidDel="00000000" w:rsidP="00000000" w:rsidRDefault="00000000" w:rsidRPr="00000000" w14:paraId="00000071">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Hayek’s work on money would soon after his death inspire a California-based group of hackers and cryptographers. But these hackers and cryptographers weren’t going to try to convince politicians, economists, and bankers to change the law.</w:t>
      </w:r>
    </w:p>
    <w:p w:rsidR="00000000" w:rsidDel="00000000" w:rsidP="00000000" w:rsidRDefault="00000000" w:rsidRPr="00000000" w14:paraId="00000072">
      <w:pPr>
        <w:widowControl w:val="1"/>
        <w:spacing w:after="200" w:lineRule="auto"/>
        <w:rPr>
          <w:rFonts w:ascii="Calibri" w:cs="Calibri" w:eastAsia="Calibri" w:hAnsi="Calibri"/>
        </w:rPr>
      </w:pPr>
      <w:r w:rsidDel="00000000" w:rsidR="00000000" w:rsidRPr="00000000">
        <w:rPr>
          <w:rFonts w:ascii="Calibri" w:cs="Calibri" w:eastAsia="Calibri" w:hAnsi="Calibri"/>
          <w:rtl w:val="0"/>
        </w:rPr>
        <w:t xml:space="preserve">They were going to build a future without them. .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7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Andrew F. Brimmer, “Remembering William McChesney Martin Jr.,” Federal Reserve Bank of Minneapolis, September 1, 1998, </w:t>
      </w:r>
      <w:hyperlink r:id="rId1">
        <w:r w:rsidDel="00000000" w:rsidR="00000000" w:rsidRPr="00000000">
          <w:rPr>
            <w:color w:val="1155cc"/>
            <w:sz w:val="20"/>
            <w:szCs w:val="20"/>
            <w:u w:val="single"/>
            <w:rtl w:val="0"/>
          </w:rPr>
          <w:t xml:space="preserve">https://www.minneapolisfed.org/article/1998/remembering-william-mcchesney-martin-jr</w:t>
        </w:r>
      </w:hyperlink>
      <w:r w:rsidDel="00000000" w:rsidR="00000000" w:rsidRPr="00000000">
        <w:rPr>
          <w:sz w:val="20"/>
          <w:szCs w:val="20"/>
          <w:rtl w:val="0"/>
        </w:rPr>
        <w:t xml:space="preserve">.</w:t>
      </w:r>
      <w:r w:rsidDel="00000000" w:rsidR="00000000" w:rsidRPr="00000000">
        <w:rPr>
          <w:rtl w:val="0"/>
        </w:rPr>
      </w:r>
    </w:p>
  </w:footnote>
  <w:footnote w:id="3">
    <w:p w:rsidR="00000000" w:rsidDel="00000000" w:rsidP="00000000" w:rsidRDefault="00000000" w:rsidRPr="00000000" w14:paraId="0000007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Wapshott, </w:t>
      </w:r>
      <w:r w:rsidDel="00000000" w:rsidR="00000000" w:rsidRPr="00000000">
        <w:rPr>
          <w:i w:val="1"/>
          <w:iCs w:val="1"/>
          <w:sz w:val="20"/>
          <w:szCs w:val="20"/>
          <w:rtl w:val="0"/>
        </w:rPr>
        <w:t xml:space="preserve">Keynes Hayek,</w:t>
      </w:r>
      <w:r w:rsidDel="00000000" w:rsidR="00000000" w:rsidRPr="00000000">
        <w:rPr>
          <w:sz w:val="20"/>
          <w:szCs w:val="20"/>
          <w:rtl w:val="0"/>
        </w:rPr>
        <w:t xml:space="preserve"> 242.</w:t>
      </w:r>
    </w:p>
  </w:footnote>
  <w:footnote w:id="6">
    <w:p w:rsidR="00000000" w:rsidDel="00000000" w:rsidP="00000000" w:rsidRDefault="00000000" w:rsidRPr="00000000" w14:paraId="0000007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Federal Reserve Economic Data, “Consumer Price Index for All Urban Consumers,” available via </w:t>
      </w:r>
      <w:hyperlink r:id="rId2">
        <w:r w:rsidDel="00000000" w:rsidR="00000000" w:rsidRPr="00000000">
          <w:rPr>
            <w:color w:val="1155cc"/>
            <w:sz w:val="20"/>
            <w:szCs w:val="20"/>
            <w:u w:val="single"/>
            <w:rtl w:val="0"/>
          </w:rPr>
          <w:t xml:space="preserve">https://fred.stlouisfed.org/series/CPIAUCSL</w:t>
        </w:r>
      </w:hyperlink>
      <w:r w:rsidDel="00000000" w:rsidR="00000000" w:rsidRPr="00000000">
        <w:rPr>
          <w:sz w:val="20"/>
          <w:szCs w:val="20"/>
          <w:rtl w:val="0"/>
        </w:rPr>
        <w:t xml:space="preserve">.</w:t>
      </w:r>
    </w:p>
  </w:footnote>
  <w:footnote w:id="5">
    <w:p w:rsidR="00000000" w:rsidDel="00000000" w:rsidP="00000000" w:rsidRDefault="00000000" w:rsidRPr="00000000" w14:paraId="0000007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Michael J. Graetz and Olivia Briffault, “A ‘Barbarous Relic’: The French, Gold, and the Demise of Bretton Woods,” in </w:t>
      </w:r>
      <w:r w:rsidDel="00000000" w:rsidR="00000000" w:rsidRPr="00000000">
        <w:rPr>
          <w:i w:val="1"/>
          <w:iCs w:val="1"/>
          <w:sz w:val="20"/>
          <w:szCs w:val="20"/>
          <w:rtl w:val="0"/>
        </w:rPr>
        <w:t xml:space="preserve">The Bretton Woods Agreements, </w:t>
      </w:r>
      <w:r w:rsidDel="00000000" w:rsidR="00000000" w:rsidRPr="00000000">
        <w:rPr>
          <w:sz w:val="20"/>
          <w:szCs w:val="20"/>
          <w:rtl w:val="0"/>
        </w:rPr>
        <w:t xml:space="preserve">eds. Naomi Lamoreaux and Ian Shapiro (New Haven: Yale University Press, 2019): 121–142.</w:t>
      </w:r>
      <w:r w:rsidDel="00000000" w:rsidR="00000000" w:rsidRPr="00000000">
        <w:rPr>
          <w:rtl w:val="0"/>
        </w:rPr>
      </w:r>
    </w:p>
  </w:footnote>
  <w:footnote w:id="7">
    <w:p w:rsidR="00000000" w:rsidDel="00000000" w:rsidP="00000000" w:rsidRDefault="00000000" w:rsidRPr="00000000" w14:paraId="0000007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Friedrich A. Hayek, “Can We Still Avoid Inflation?” in </w:t>
      </w:r>
      <w:r w:rsidDel="00000000" w:rsidR="00000000" w:rsidRPr="00000000">
        <w:rPr>
          <w:i w:val="1"/>
          <w:iCs w:val="1"/>
          <w:sz w:val="20"/>
          <w:szCs w:val="20"/>
          <w:rtl w:val="0"/>
        </w:rPr>
        <w:t xml:space="preserve">The Austrian Theory of the Trade Cycle and Other Essays</w:t>
      </w:r>
      <w:r w:rsidDel="00000000" w:rsidR="00000000" w:rsidRPr="00000000">
        <w:rPr>
          <w:sz w:val="20"/>
          <w:szCs w:val="20"/>
          <w:rtl w:val="0"/>
        </w:rPr>
        <w:t xml:space="preserve">, ed. Richard M. Ebeling (New York: Center for Libertarian Studies, 1978): 101.</w:t>
      </w:r>
      <w:r w:rsidDel="00000000" w:rsidR="00000000" w:rsidRPr="00000000">
        <w:rPr>
          <w:rtl w:val="0"/>
        </w:rPr>
      </w:r>
    </w:p>
  </w:footnote>
  <w:footnote w:id="9">
    <w:p w:rsidR="00000000" w:rsidDel="00000000" w:rsidP="00000000" w:rsidRDefault="00000000" w:rsidRPr="00000000" w14:paraId="0000007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Hayek, </w:t>
      </w:r>
      <w:r w:rsidDel="00000000" w:rsidR="00000000" w:rsidRPr="00000000">
        <w:rPr>
          <w:i w:val="1"/>
          <w:iCs w:val="1"/>
          <w:sz w:val="20"/>
          <w:szCs w:val="20"/>
          <w:rtl w:val="0"/>
        </w:rPr>
        <w:t xml:space="preserve">Prices and Production</w:t>
      </w:r>
      <w:r w:rsidDel="00000000" w:rsidR="00000000" w:rsidRPr="00000000">
        <w:rPr>
          <w:sz w:val="20"/>
          <w:szCs w:val="20"/>
          <w:rtl w:val="0"/>
        </w:rPr>
        <w:t xml:space="preserve">, 203.</w:t>
      </w:r>
    </w:p>
  </w:footnote>
  <w:footnote w:id="10">
    <w:p w:rsidR="00000000" w:rsidDel="00000000" w:rsidP="00000000" w:rsidRDefault="00000000" w:rsidRPr="00000000" w14:paraId="0000007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Helvetica Neue" w:cs="Helvetica Neue" w:eastAsia="Helvetica Neue" w:hAnsi="Helvetica Neue"/>
          <w:sz w:val="20"/>
          <w:szCs w:val="20"/>
          <w:rtl w:val="0"/>
        </w:rPr>
        <w:t xml:space="preserve">Hayek, “Can We Still Avoid Inflation?” 108.</w:t>
      </w:r>
      <w:r w:rsidDel="00000000" w:rsidR="00000000" w:rsidRPr="00000000">
        <w:rPr>
          <w:rtl w:val="0"/>
        </w:rPr>
      </w:r>
    </w:p>
  </w:footnote>
  <w:footnote w:id="13">
    <w:p w:rsidR="00000000" w:rsidDel="00000000" w:rsidP="00000000" w:rsidRDefault="00000000" w:rsidRPr="00000000" w14:paraId="0000007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Friedrich A. Hayek, </w:t>
      </w:r>
      <w:r w:rsidDel="00000000" w:rsidR="00000000" w:rsidRPr="00000000">
        <w:rPr>
          <w:i w:val="1"/>
          <w:iCs w:val="1"/>
          <w:sz w:val="20"/>
          <w:szCs w:val="20"/>
          <w:rtl w:val="0"/>
        </w:rPr>
        <w:t xml:space="preserve">Denationalisation of Money: The Argument Refined </w:t>
      </w:r>
      <w:r w:rsidDel="00000000" w:rsidR="00000000" w:rsidRPr="00000000">
        <w:rPr>
          <w:sz w:val="20"/>
          <w:szCs w:val="20"/>
          <w:rtl w:val="0"/>
        </w:rPr>
        <w:t xml:space="preserve">(London: The Institute of Economic Affairs, 1990)</w:t>
      </w:r>
      <w:r w:rsidDel="00000000" w:rsidR="00000000" w:rsidRPr="00000000">
        <w:rPr>
          <w:sz w:val="20"/>
          <w:szCs w:val="20"/>
          <w:rtl w:val="0"/>
        </w:rPr>
        <w:t xml:space="preserve">, 13.</w:t>
      </w:r>
    </w:p>
  </w:footnote>
  <w:footnote w:id="15">
    <w:p w:rsidR="00000000" w:rsidDel="00000000" w:rsidP="00000000" w:rsidRDefault="00000000" w:rsidRPr="00000000" w14:paraId="0000007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Hayek, </w:t>
      </w:r>
      <w:r w:rsidDel="00000000" w:rsidR="00000000" w:rsidRPr="00000000">
        <w:rPr>
          <w:i w:val="1"/>
          <w:iCs w:val="1"/>
          <w:sz w:val="20"/>
          <w:szCs w:val="20"/>
          <w:rtl w:val="0"/>
        </w:rPr>
        <w:t xml:space="preserve">The Argument Refined</w:t>
      </w:r>
      <w:r w:rsidDel="00000000" w:rsidR="00000000" w:rsidRPr="00000000">
        <w:rPr>
          <w:sz w:val="20"/>
          <w:szCs w:val="20"/>
          <w:rtl w:val="0"/>
        </w:rPr>
        <w:t xml:space="preserve">, 78.</w:t>
      </w:r>
    </w:p>
  </w:footnote>
  <w:footnote w:id="16">
    <w:p w:rsidR="00000000" w:rsidDel="00000000" w:rsidP="00000000" w:rsidRDefault="00000000" w:rsidRPr="00000000" w14:paraId="0000007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Hayek, </w:t>
      </w:r>
      <w:r w:rsidDel="00000000" w:rsidR="00000000" w:rsidRPr="00000000">
        <w:rPr>
          <w:i w:val="1"/>
          <w:iCs w:val="1"/>
          <w:sz w:val="20"/>
          <w:szCs w:val="20"/>
          <w:rtl w:val="0"/>
        </w:rPr>
        <w:t xml:space="preserve">The Argument Refined</w:t>
      </w:r>
      <w:r w:rsidDel="00000000" w:rsidR="00000000" w:rsidRPr="00000000">
        <w:rPr>
          <w:sz w:val="20"/>
          <w:szCs w:val="20"/>
          <w:rtl w:val="0"/>
        </w:rPr>
        <w:t xml:space="preserve">, 83.</w:t>
      </w:r>
    </w:p>
  </w:footnote>
  <w:footnote w:id="18">
    <w:p w:rsidR="00000000" w:rsidDel="00000000" w:rsidP="00000000" w:rsidRDefault="00000000" w:rsidRPr="00000000" w14:paraId="0000007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Hayek, </w:t>
      </w:r>
      <w:r w:rsidDel="00000000" w:rsidR="00000000" w:rsidRPr="00000000">
        <w:rPr>
          <w:i w:val="1"/>
          <w:iCs w:val="1"/>
          <w:sz w:val="20"/>
          <w:szCs w:val="20"/>
          <w:rtl w:val="0"/>
        </w:rPr>
        <w:t xml:space="preserve">The Argument Refined</w:t>
      </w:r>
      <w:r w:rsidDel="00000000" w:rsidR="00000000" w:rsidRPr="00000000">
        <w:rPr>
          <w:sz w:val="20"/>
          <w:szCs w:val="20"/>
          <w:rtl w:val="0"/>
        </w:rPr>
        <w:t xml:space="preserve">, 77.</w:t>
      </w:r>
    </w:p>
  </w:footnote>
  <w:footnote w:id="19">
    <w:p w:rsidR="00000000" w:rsidDel="00000000" w:rsidP="00000000" w:rsidRDefault="00000000" w:rsidRPr="00000000" w14:paraId="0000007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Hayek,</w:t>
      </w:r>
      <w:r w:rsidDel="00000000" w:rsidR="00000000" w:rsidRPr="00000000">
        <w:rPr>
          <w:i w:val="1"/>
          <w:iCs w:val="1"/>
          <w:sz w:val="20"/>
          <w:szCs w:val="20"/>
          <w:rtl w:val="0"/>
        </w:rPr>
        <w:t xml:space="preserve">The Argument Refined</w:t>
      </w:r>
      <w:r w:rsidDel="00000000" w:rsidR="00000000" w:rsidRPr="00000000">
        <w:rPr>
          <w:sz w:val="20"/>
          <w:szCs w:val="20"/>
          <w:rtl w:val="0"/>
        </w:rPr>
        <w:t xml:space="preserve">, 133.</w:t>
      </w:r>
    </w:p>
  </w:footnote>
  <w:footnote w:id="21">
    <w:p w:rsidR="00000000" w:rsidDel="00000000" w:rsidP="00000000" w:rsidRDefault="00000000" w:rsidRPr="00000000" w14:paraId="0000007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Hayek, </w:t>
      </w:r>
      <w:r w:rsidDel="00000000" w:rsidR="00000000" w:rsidRPr="00000000">
        <w:rPr>
          <w:i w:val="1"/>
          <w:iCs w:val="1"/>
          <w:sz w:val="20"/>
          <w:szCs w:val="20"/>
          <w:rtl w:val="0"/>
        </w:rPr>
        <w:t xml:space="preserve">The Argument Refined</w:t>
      </w:r>
      <w:r w:rsidDel="00000000" w:rsidR="00000000" w:rsidRPr="00000000">
        <w:rPr>
          <w:sz w:val="20"/>
          <w:szCs w:val="20"/>
          <w:rtl w:val="0"/>
        </w:rPr>
        <w:t xml:space="preserve">, 134.</w:t>
      </w:r>
    </w:p>
  </w:footnote>
  <w:footnote w:id="12">
    <w:p w:rsidR="00000000" w:rsidDel="00000000" w:rsidP="00000000" w:rsidRDefault="00000000" w:rsidRPr="00000000" w14:paraId="0000008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Hayek, </w:t>
      </w:r>
      <w:r w:rsidDel="00000000" w:rsidR="00000000" w:rsidRPr="00000000">
        <w:rPr>
          <w:i w:val="1"/>
          <w:iCs w:val="1"/>
          <w:sz w:val="20"/>
          <w:szCs w:val="20"/>
          <w:rtl w:val="0"/>
        </w:rPr>
        <w:t xml:space="preserve">Denationalisation of Money</w:t>
      </w:r>
      <w:r w:rsidDel="00000000" w:rsidR="00000000" w:rsidRPr="00000000">
        <w:rPr>
          <w:sz w:val="20"/>
          <w:szCs w:val="20"/>
          <w:rtl w:val="0"/>
        </w:rPr>
        <w:t xml:space="preserve">, 91.</w:t>
      </w:r>
    </w:p>
  </w:footnote>
  <w:footnote w:id="17">
    <w:p w:rsidR="00000000" w:rsidDel="00000000" w:rsidP="00000000" w:rsidRDefault="00000000" w:rsidRPr="00000000" w14:paraId="0000008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Hayek, </w:t>
      </w:r>
      <w:r w:rsidDel="00000000" w:rsidR="00000000" w:rsidRPr="00000000">
        <w:rPr>
          <w:i w:val="1"/>
          <w:iCs w:val="1"/>
          <w:sz w:val="20"/>
          <w:szCs w:val="20"/>
          <w:rtl w:val="0"/>
        </w:rPr>
        <w:t xml:space="preserve">The Argument Refined</w:t>
      </w:r>
      <w:r w:rsidDel="00000000" w:rsidR="00000000" w:rsidRPr="00000000">
        <w:rPr>
          <w:sz w:val="20"/>
          <w:szCs w:val="20"/>
          <w:rtl w:val="0"/>
        </w:rPr>
        <w:t xml:space="preserve">, 109.</w:t>
      </w:r>
    </w:p>
  </w:footnote>
  <w:footnote w:id="0">
    <w:p w:rsidR="00000000" w:rsidDel="00000000" w:rsidP="00000000" w:rsidRDefault="00000000" w:rsidRPr="00000000" w14:paraId="0000008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02122"/>
          <w:sz w:val="20"/>
          <w:szCs w:val="20"/>
          <w:rtl w:val="0"/>
        </w:rPr>
        <w:t xml:space="preserve">Edward S. Mason and Robert E. Asher, </w:t>
      </w:r>
      <w:r w:rsidDel="00000000" w:rsidR="00000000" w:rsidRPr="00000000">
        <w:rPr>
          <w:i w:val="1"/>
          <w:iCs w:val="1"/>
          <w:color w:val="202122"/>
          <w:sz w:val="20"/>
          <w:szCs w:val="20"/>
          <w:rtl w:val="0"/>
        </w:rPr>
        <w:t xml:space="preserve">The World Bank Since Bretton Woods: The Origins, Policies, Operations and Impact of the International Bank for Reconstruction</w:t>
      </w:r>
      <w:r w:rsidDel="00000000" w:rsidR="00000000" w:rsidRPr="00000000">
        <w:rPr>
          <w:color w:val="202122"/>
          <w:sz w:val="20"/>
          <w:szCs w:val="20"/>
          <w:rtl w:val="0"/>
        </w:rPr>
        <w:t xml:space="preserve"> (Washington, DC: Brookings Institution, 1973), 29.</w:t>
      </w:r>
      <w:r w:rsidDel="00000000" w:rsidR="00000000" w:rsidRPr="00000000">
        <w:rPr>
          <w:rtl w:val="0"/>
        </w:rPr>
      </w:r>
    </w:p>
  </w:footnote>
  <w:footnote w:id="4">
    <w:p w:rsidR="00000000" w:rsidDel="00000000" w:rsidP="00000000" w:rsidRDefault="00000000" w:rsidRPr="00000000" w14:paraId="0000008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Richard Nixon, “</w:t>
      </w:r>
      <w:r w:rsidDel="00000000" w:rsidR="00000000" w:rsidRPr="00000000">
        <w:rPr>
          <w:color w:val="111111"/>
          <w:sz w:val="20"/>
          <w:szCs w:val="20"/>
          <w:rtl w:val="0"/>
        </w:rPr>
        <w:t xml:space="preserve">Address to the Nation Outlining a New Economic Policy: ‘The Challenge of Peace’,” August 15, 1971.</w:t>
      </w:r>
      <w:r w:rsidDel="00000000" w:rsidR="00000000" w:rsidRPr="00000000">
        <w:rPr>
          <w:rtl w:val="0"/>
        </w:rPr>
      </w:r>
    </w:p>
  </w:footnote>
  <w:footnote w:id="20">
    <w:p w:rsidR="00000000" w:rsidDel="00000000" w:rsidP="00000000" w:rsidRDefault="00000000" w:rsidRPr="00000000" w14:paraId="0000008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Hayek, </w:t>
      </w:r>
      <w:r w:rsidDel="00000000" w:rsidR="00000000" w:rsidRPr="00000000">
        <w:rPr>
          <w:i w:val="1"/>
          <w:iCs w:val="1"/>
          <w:sz w:val="20"/>
          <w:szCs w:val="20"/>
          <w:rtl w:val="0"/>
        </w:rPr>
        <w:t xml:space="preserve">The Argument Refined</w:t>
      </w:r>
      <w:r w:rsidDel="00000000" w:rsidR="00000000" w:rsidRPr="00000000">
        <w:rPr>
          <w:sz w:val="20"/>
          <w:szCs w:val="20"/>
          <w:rtl w:val="0"/>
        </w:rPr>
        <w:t xml:space="preserve">, 93.</w:t>
      </w:r>
    </w:p>
  </w:footnote>
  <w:footnote w:id="11">
    <w:p w:rsidR="00000000" w:rsidDel="00000000" w:rsidP="00000000" w:rsidRDefault="00000000" w:rsidRPr="00000000" w14:paraId="0000008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Friedrich A. Hayek, </w:t>
      </w:r>
      <w:r w:rsidDel="00000000" w:rsidR="00000000" w:rsidRPr="00000000">
        <w:rPr>
          <w:i w:val="1"/>
          <w:iCs w:val="1"/>
          <w:sz w:val="20"/>
          <w:szCs w:val="20"/>
          <w:rtl w:val="0"/>
        </w:rPr>
        <w:t xml:space="preserve">Denationalisation of Money </w:t>
      </w:r>
      <w:r w:rsidDel="00000000" w:rsidR="00000000" w:rsidRPr="00000000">
        <w:rPr>
          <w:sz w:val="20"/>
          <w:szCs w:val="20"/>
          <w:rtl w:val="0"/>
        </w:rPr>
        <w:t xml:space="preserve">(London: The Institute of Economic Affairs, 1976</w:t>
      </w:r>
      <w:r w:rsidDel="00000000" w:rsidR="00000000" w:rsidRPr="00000000">
        <w:rPr>
          <w:sz w:val="20"/>
          <w:szCs w:val="20"/>
          <w:rtl w:val="0"/>
        </w:rPr>
        <w:t xml:space="preserve">), 89.</w:t>
      </w:r>
    </w:p>
  </w:footnote>
  <w:footnote w:id="2">
    <w:p w:rsidR="00000000" w:rsidDel="00000000" w:rsidP="00000000" w:rsidRDefault="00000000" w:rsidRPr="00000000" w14:paraId="0000008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Wapshott, </w:t>
      </w:r>
      <w:r w:rsidDel="00000000" w:rsidR="00000000" w:rsidRPr="00000000">
        <w:rPr>
          <w:i w:val="1"/>
          <w:iCs w:val="1"/>
          <w:sz w:val="20"/>
          <w:szCs w:val="20"/>
          <w:rtl w:val="0"/>
        </w:rPr>
        <w:t xml:space="preserve">Keynes Hayek</w:t>
      </w:r>
      <w:r w:rsidDel="00000000" w:rsidR="00000000" w:rsidRPr="00000000">
        <w:rPr>
          <w:sz w:val="20"/>
          <w:szCs w:val="20"/>
          <w:rtl w:val="0"/>
        </w:rPr>
        <w:t xml:space="preserve">, 242.</w:t>
      </w:r>
      <w:r w:rsidDel="00000000" w:rsidR="00000000" w:rsidRPr="00000000">
        <w:rPr>
          <w:rtl w:val="0"/>
        </w:rPr>
      </w:r>
    </w:p>
  </w:footnote>
  <w:footnote w:id="8">
    <w:p w:rsidR="00000000" w:rsidDel="00000000" w:rsidP="00000000" w:rsidRDefault="00000000" w:rsidRPr="00000000" w14:paraId="0000008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Mark Blaug, </w:t>
      </w:r>
      <w:r w:rsidDel="00000000" w:rsidR="00000000" w:rsidRPr="00000000">
        <w:rPr>
          <w:i w:val="1"/>
          <w:iCs w:val="1"/>
          <w:sz w:val="20"/>
          <w:szCs w:val="20"/>
          <w:rtl w:val="0"/>
        </w:rPr>
        <w:t xml:space="preserve">Economic Theory in Retrospect</w:t>
      </w:r>
      <w:r w:rsidDel="00000000" w:rsidR="00000000" w:rsidRPr="00000000">
        <w:rPr>
          <w:sz w:val="20"/>
          <w:szCs w:val="20"/>
          <w:rtl w:val="0"/>
        </w:rPr>
        <w:t xml:space="preserve">, 4th edition (Cambridge: Cambridge University Press, 1985), 20–23. </w:t>
      </w:r>
    </w:p>
  </w:footnote>
  <w:footnote w:id="14">
    <w:p w:rsidR="00000000" w:rsidDel="00000000" w:rsidP="00000000" w:rsidRDefault="00000000" w:rsidRPr="00000000" w14:paraId="0000008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Republished in Friedrich A. Hayek, </w:t>
      </w:r>
      <w:r w:rsidDel="00000000" w:rsidR="00000000" w:rsidRPr="00000000">
        <w:rPr>
          <w:i w:val="1"/>
          <w:iCs w:val="1"/>
          <w:sz w:val="20"/>
          <w:szCs w:val="20"/>
          <w:rtl w:val="0"/>
        </w:rPr>
        <w:t xml:space="preserve">Choice in Currency: A Way to Stop Inflation</w:t>
      </w:r>
      <w:r w:rsidDel="00000000" w:rsidR="00000000" w:rsidRPr="00000000">
        <w:rPr>
          <w:sz w:val="20"/>
          <w:szCs w:val="20"/>
          <w:rtl w:val="0"/>
        </w:rPr>
        <w:t xml:space="preserve"> (London: The Institute of Economic Affairs, 1976).</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minneapolisfed.org/article/1998/remembering-william-mcchesney-martin-jr" TargetMode="External"/><Relationship Id="rId2" Type="http://schemas.openxmlformats.org/officeDocument/2006/relationships/hyperlink" Target="https://fred.stlouisfed.org/series/CPIAUCS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