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6: eCash (And Trustless Time-stamps)</w:t>
      </w:r>
      <w:r w:rsidDel="00000000" w:rsidR="00000000" w:rsidRPr="00000000">
        <w:rPr>
          <w:rtl w:val="0"/>
        </w:rPr>
      </w:r>
    </w:p>
    <w:p w:rsidR="00000000" w:rsidDel="00000000" w:rsidP="00000000" w:rsidRDefault="00000000" w:rsidRPr="00000000" w14:paraId="0000000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Since Whitfield Diffie and Martin Hellman introduced the Diffie-Hellman key exchange in 1976, cryptographers knew how two people who never met before could mask the content of messages between them for anyone but each other. Meanwhile, David Chaum’s mix networks had by the early 1980s laid the groundwork for remailers: digital infrastructure to obscure metadata. Combined, such tools could go a long way towards offering privacy for most types of electronic communication.</w:t>
      </w:r>
    </w:p>
    <w:p w:rsidR="00000000" w:rsidDel="00000000" w:rsidP="00000000" w:rsidRDefault="00000000" w:rsidRPr="00000000" w14:paraId="0000000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it was also Chaum who recognized that it could not yet offer privacy for a very particular type of communication: communication of </w:t>
      </w:r>
      <w:r w:rsidDel="00000000" w:rsidR="00000000" w:rsidRPr="00000000">
        <w:rPr>
          <w:rFonts w:ascii="Calibri" w:cs="Calibri" w:eastAsia="Calibri" w:hAnsi="Calibri"/>
          <w:i w:val="1"/>
          <w:iCs w:val="1"/>
          <w:rtl w:val="0"/>
        </w:rPr>
        <w:t xml:space="preserve">value</w:t>
      </w:r>
      <w:r w:rsidDel="00000000" w:rsidR="00000000" w:rsidRPr="00000000">
        <w:rPr>
          <w:rFonts w:ascii="Calibri" w:cs="Calibri" w:eastAsia="Calibri" w:hAnsi="Calibri"/>
          <w:rtl w:val="0"/>
        </w:rPr>
        <w:t xml:space="preserve">.</w:t>
      </w:r>
    </w:p>
    <w:p w:rsidR="00000000" w:rsidDel="00000000" w:rsidP="00000000" w:rsidRDefault="00000000" w:rsidRPr="00000000" w14:paraId="0000000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Throughout the 1970s and early ’80s, banking was increasingly becoming automated. Paper bills and metal coins—by that time no longer backed by gold—were starting to be displaced by payment cards, while banks were settling debts between them electronically. With the advent of the personal computer, and in its trail, the internet, Chaum expected the digitalization of money to only </w:t>
      </w:r>
      <w:r w:rsidDel="00000000" w:rsidR="00000000" w:rsidRPr="00000000">
        <w:rPr>
          <w:rFonts w:ascii="Calibri" w:cs="Calibri" w:eastAsia="Calibri" w:hAnsi="Calibri"/>
          <w:rtl w:val="0"/>
        </w:rPr>
        <w:t xml:space="preserve">accelerate. This</w:t>
      </w:r>
      <w:r w:rsidDel="00000000" w:rsidR="00000000" w:rsidRPr="00000000">
        <w:rPr>
          <w:rFonts w:ascii="Calibri" w:cs="Calibri" w:eastAsia="Calibri" w:hAnsi="Calibri"/>
          <w:rtl w:val="0"/>
        </w:rPr>
        <w:t xml:space="preserve"> would allow financial institutions to cut costs and improve their security, while enhancing consumer convenience.</w:t>
      </w:r>
    </w:p>
    <w:p w:rsidR="00000000" w:rsidDel="00000000" w:rsidP="00000000" w:rsidRDefault="00000000" w:rsidRPr="00000000" w14:paraId="0000000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Chaum realized that this trend, too, could lead to dark places. If payment rails would become digital, the banks that provide them could be required by financial regulation to make users identify themselves before allowing access to these rails. Banks, and by extension the government institutions overseeing them, could then learn exactly who sends how much money to whom, where, and when.</w:t>
      </w:r>
    </w:p>
    <w:p w:rsidR="00000000" w:rsidDel="00000000" w:rsidP="00000000" w:rsidRDefault="00000000" w:rsidRPr="00000000" w14:paraId="0000000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Chaum found the prospect of mass surveillance of payments as worrisome as the mass surveillance of any other type of communication. And for good reason: someone’s transaction history arguably reveals as much personal information as their text communication does, if not more.</w:t>
      </w:r>
    </w:p>
    <w:p w:rsidR="00000000" w:rsidDel="00000000" w:rsidP="00000000" w:rsidRDefault="00000000" w:rsidRPr="00000000" w14:paraId="0000000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foundation is being laid for a dossier society, in which computers could be used to infer individuals’ lifestyles, habits, whereabouts, and associations from data collected in ordinary consumer transactions,” Chaum warned. “Uncertainty about whether data will remain secure against abuse by those maintaining or tapping it can have a ‘chilling effect’, causing people to alter their observable activities. As computerization becomes more pervasive, the potential for these problems will grow dramatically.”</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w:t>
      </w:r>
      <w:r w:rsidDel="00000000" w:rsidR="00000000" w:rsidRPr="00000000">
        <w:rPr>
          <w:rFonts w:ascii="Calibri" w:cs="Calibri" w:eastAsia="Calibri" w:hAnsi="Calibri"/>
          <w:rtl w:val="0"/>
        </w:rPr>
        <w:t xml:space="preserve">ut, he proposed, an alternative future was possible.</w:t>
      </w:r>
    </w:p>
    <w:p w:rsidR="00000000" w:rsidDel="00000000" w:rsidP="00000000" w:rsidRDefault="00000000" w:rsidRPr="00000000" w14:paraId="0000000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choice between keeping information in the hands of individuals or of organizations is being made each time any government or business decides to automate another set of transactions,” Chaum explained. “In one direction lies unprecedented scrutiny and control of people's lives, in the other, secure parity between individuals and organizations. The shape of society in the next century may depend on which approach predominates.”</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0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society with or without anonymous transactions would ultimately mean the difference between democracy and dictatorship, </w:t>
      </w:r>
      <w:r w:rsidDel="00000000" w:rsidR="00000000" w:rsidRPr="00000000">
        <w:rPr>
          <w:rFonts w:ascii="Calibri" w:cs="Calibri" w:eastAsia="Calibri" w:hAnsi="Calibri"/>
          <w:rtl w:val="0"/>
        </w:rPr>
        <w:t xml:space="preserve">Chaum</w:t>
      </w:r>
      <w:r w:rsidDel="00000000" w:rsidR="00000000" w:rsidRPr="00000000">
        <w:rPr>
          <w:rFonts w:ascii="Calibri" w:cs="Calibri" w:eastAsia="Calibri" w:hAnsi="Calibri"/>
          <w:rtl w:val="0"/>
        </w:rPr>
        <w:t xml:space="preserve"> believed. What was needed, he therefore concluded, was a type of digital money that offered users a similar level of privacy as physical cash.</w:t>
      </w:r>
    </w:p>
    <w:p w:rsidR="00000000" w:rsidDel="00000000" w:rsidP="00000000" w:rsidRDefault="00000000" w:rsidRPr="00000000" w14:paraId="0000000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world needed </w:t>
      </w:r>
      <w:r w:rsidDel="00000000" w:rsidR="00000000" w:rsidRPr="00000000">
        <w:rPr>
          <w:rFonts w:ascii="Calibri" w:cs="Calibri" w:eastAsia="Calibri" w:hAnsi="Calibri"/>
          <w:i w:val="1"/>
          <w:iCs w:val="1"/>
          <w:rtl w:val="0"/>
        </w:rPr>
        <w:t xml:space="preserve">electronic cash</w:t>
      </w:r>
      <w:r w:rsidDel="00000000" w:rsidR="00000000" w:rsidRPr="00000000">
        <w:rPr>
          <w:rFonts w:ascii="Calibri" w:cs="Calibri" w:eastAsia="Calibri" w:hAnsi="Calibri"/>
          <w:rtl w:val="0"/>
        </w:rPr>
        <w:t xml:space="preserve">.</w:t>
      </w:r>
    </w:p>
    <w:p w:rsidR="00000000" w:rsidDel="00000000" w:rsidP="00000000" w:rsidRDefault="00000000" w:rsidRPr="00000000" w14:paraId="0000000C">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w:t>
      </w:r>
      <w:r w:rsidDel="00000000" w:rsidR="00000000" w:rsidRPr="00000000">
        <w:rPr>
          <w:rFonts w:ascii="Calibri" w:cs="Calibri" w:eastAsia="Calibri" w:hAnsi="Calibri"/>
          <w:b w:val="1"/>
          <w:bCs w:val="1"/>
          <w:rtl w:val="0"/>
        </w:rPr>
        <w:t xml:space="preserve">Double-Spend</w:t>
      </w:r>
      <w:r w:rsidDel="00000000" w:rsidR="00000000" w:rsidRPr="00000000">
        <w:rPr>
          <w:rFonts w:ascii="Calibri" w:cs="Calibri" w:eastAsia="Calibri" w:hAnsi="Calibri"/>
          <w:b w:val="1"/>
          <w:bCs w:val="1"/>
          <w:rtl w:val="0"/>
        </w:rPr>
        <w:t xml:space="preserve"> Problem</w:t>
      </w:r>
    </w:p>
    <w:p w:rsidR="00000000" w:rsidDel="00000000" w:rsidP="00000000" w:rsidRDefault="00000000" w:rsidRPr="00000000" w14:paraId="0000000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Chaum started considering designs for an electronic cash system, he quickly encountered the first challenge for anyone that wants to create a digital form of money: </w:t>
      </w:r>
      <w:r w:rsidDel="00000000" w:rsidR="00000000" w:rsidRPr="00000000">
        <w:rPr>
          <w:rFonts w:ascii="Calibri" w:cs="Calibri" w:eastAsia="Calibri" w:hAnsi="Calibri"/>
          <w:i w:val="1"/>
          <w:iCs w:val="1"/>
          <w:rtl w:val="0"/>
        </w:rPr>
        <w:t xml:space="preserve">the double-spend problem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0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Simply, if currency consists purely of digital information—ones and zeroes—it is trivial to copy. A single “digital dollar” can be replicated and sent to two different recipients . . . or even to a million different recipients, to the point where the money suffers from hyperinflation. Needless to say, this type of counterfeiting would fundamentally harm the integrity of the currency and render it worthless.</w:t>
      </w:r>
    </w:p>
    <w:p w:rsidR="00000000" w:rsidDel="00000000" w:rsidP="00000000" w:rsidRDefault="00000000" w:rsidRPr="00000000" w14:paraId="0000000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Conventional digital money systems solve this double-spending problem through </w:t>
      </w: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rtl w:val="0"/>
        </w:rPr>
        <w:t xml:space="preserve">trusted party</w:t>
      </w:r>
      <w:r w:rsidDel="00000000" w:rsidR="00000000" w:rsidRPr="00000000">
        <w:rPr>
          <w:rFonts w:ascii="Calibri" w:cs="Calibri" w:eastAsia="Calibri" w:hAnsi="Calibri"/>
          <w:rtl w:val="0"/>
        </w:rPr>
        <w:t xml:space="preserve">, like a bank</w:t>
      </w:r>
      <w:r w:rsidDel="00000000" w:rsidR="00000000" w:rsidRPr="00000000">
        <w:rPr>
          <w:rFonts w:ascii="Calibri" w:cs="Calibri" w:eastAsia="Calibri" w:hAnsi="Calibri"/>
          <w:rtl w:val="0"/>
        </w:rPr>
        <w:t xml:space="preserve"> or payment processor.</w:t>
      </w:r>
    </w:p>
    <w:p w:rsidR="00000000" w:rsidDel="00000000" w:rsidP="00000000" w:rsidRDefault="00000000" w:rsidRPr="00000000" w14:paraId="0000001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most straightforward solution, then, is to use an account system. In such a system, all of a bank’s customers have an electronic account at the bank. When one of them wants to pay another, they simply send a message to the bank with the payment details. Assuming the payer has enough funds, the bank subtracts the amount from his or her account and adds it to that of the payee.</w:t>
      </w:r>
    </w:p>
    <w:p w:rsidR="00000000" w:rsidDel="00000000" w:rsidP="00000000" w:rsidRDefault="00000000" w:rsidRPr="00000000" w14:paraId="0000001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If the payer does not have enough funds to complete the payment, the transaction is rejected. So in the event that someone tries to double-spend their balance by sending two conflicting payment requests to the bank (while not having enough funds to make both payments), the bank will simply choose which transaction goes through (presumably the first request it received).</w:t>
      </w:r>
    </w:p>
    <w:p w:rsidR="00000000" w:rsidDel="00000000" w:rsidP="00000000" w:rsidRDefault="00000000" w:rsidRPr="00000000" w14:paraId="0000001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solves the double-spend problem… but it also exemplifies the privacy issue that Chaum was concerned about: the bank would know exactly who’s paying whom, how much, and when. On top of that, the bank would have total control over everyone’s balances, and could potentially block or revert payments, and even confiscate or delete funds.</w:t>
      </w:r>
    </w:p>
    <w:p w:rsidR="00000000" w:rsidDel="00000000" w:rsidP="00000000" w:rsidRDefault="00000000" w:rsidRPr="00000000" w14:paraId="0000001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Chaum therefore set out to find a way for such a third party—the bank—to detect double-spending, without the ability to trace how each “digital dollar” moves through the economy.</w:t>
      </w:r>
    </w:p>
    <w:p w:rsidR="00000000" w:rsidDel="00000000" w:rsidP="00000000" w:rsidRDefault="00000000" w:rsidRPr="00000000" w14:paraId="00000014">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Blind Signatures</w:t>
      </w:r>
    </w:p>
    <w:p w:rsidR="00000000" w:rsidDel="00000000" w:rsidP="00000000" w:rsidRDefault="00000000" w:rsidRPr="00000000" w14:paraId="0000001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talented cryptographer solved the problem in 1983. Having just earned his doctorate in computer science at Berkeley to be hired as a professor at the same university, Chaum published his design for an electronic cash system in his paper </w:t>
      </w:r>
      <w:r w:rsidDel="00000000" w:rsidR="00000000" w:rsidRPr="00000000">
        <w:rPr>
          <w:rFonts w:ascii="Calibri" w:cs="Calibri" w:eastAsia="Calibri" w:hAnsi="Calibri"/>
          <w:rtl w:val="0"/>
        </w:rPr>
        <w:t xml:space="preserve">“Blind signatures for untraceable payments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1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the title of the paper suggests, key to his design for a privacy-preserving payment system was his invention of </w:t>
      </w:r>
      <w:r w:rsidDel="00000000" w:rsidR="00000000" w:rsidRPr="00000000">
        <w:rPr>
          <w:rFonts w:ascii="Calibri" w:cs="Calibri" w:eastAsia="Calibri" w:hAnsi="Calibri"/>
          <w:i w:val="1"/>
          <w:iCs w:val="1"/>
          <w:rtl w:val="0"/>
        </w:rPr>
        <w:t xml:space="preserve">blind signatures</w:t>
      </w:r>
      <w:r w:rsidDel="00000000" w:rsidR="00000000" w:rsidRPr="00000000">
        <w:rPr>
          <w:rFonts w:ascii="Calibri" w:cs="Calibri" w:eastAsia="Calibri" w:hAnsi="Calibri"/>
          <w:rtl w:val="0"/>
        </w:rPr>
        <w:t xml:space="preserve">.</w:t>
      </w:r>
    </w:p>
    <w:p w:rsidR="00000000" w:rsidDel="00000000" w:rsidP="00000000" w:rsidRDefault="00000000" w:rsidRPr="00000000" w14:paraId="0000001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Chaum’s blind signatures were an extension of public key cryptography and, more specifically, the RSA cryptographic signature algorithm. To recap, a cryptographic signature is essentially a piece of data (like a message) encrypted with a </w:t>
      </w:r>
      <w:r w:rsidDel="00000000" w:rsidR="00000000" w:rsidRPr="00000000">
        <w:rPr>
          <w:rFonts w:ascii="Calibri" w:cs="Calibri" w:eastAsia="Calibri" w:hAnsi="Calibri"/>
          <w:i w:val="1"/>
          <w:iCs w:val="1"/>
          <w:rtl w:val="0"/>
        </w:rPr>
        <w:t xml:space="preserve">private </w:t>
      </w:r>
      <w:r w:rsidDel="00000000" w:rsidR="00000000" w:rsidRPr="00000000">
        <w:rPr>
          <w:rFonts w:ascii="Calibri" w:cs="Calibri" w:eastAsia="Calibri" w:hAnsi="Calibri"/>
          <w:rtl w:val="0"/>
        </w:rPr>
        <w:t xml:space="preserve">key, which can be decrypted with a </w:t>
      </w:r>
      <w:r w:rsidDel="00000000" w:rsidR="00000000" w:rsidRPr="00000000">
        <w:rPr>
          <w:rFonts w:ascii="Calibri" w:cs="Calibri" w:eastAsia="Calibri" w:hAnsi="Calibri"/>
          <w:i w:val="1"/>
          <w:iCs w:val="1"/>
          <w:rtl w:val="0"/>
        </w:rPr>
        <w:t xml:space="preserve">public </w:t>
      </w:r>
      <w:r w:rsidDel="00000000" w:rsidR="00000000" w:rsidRPr="00000000">
        <w:rPr>
          <w:rFonts w:ascii="Calibri" w:cs="Calibri" w:eastAsia="Calibri" w:hAnsi="Calibri"/>
          <w:rtl w:val="0"/>
        </w:rPr>
        <w:t xml:space="preserve">key. If Alice sends Bob a message and a corresponding cryptographic signature, Bob should be able to decrypt the signature with Alice’s public key, converting it into that same message, thereby mathematically proving that the signature was really created with her private key.</w:t>
      </w:r>
    </w:p>
    <w:p w:rsidR="00000000" w:rsidDel="00000000" w:rsidP="00000000" w:rsidRDefault="00000000" w:rsidRPr="00000000" w14:paraId="0000001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blind signature, then, adds one layer of encryption to the mix.</w:t>
      </w:r>
    </w:p>
    <w:p w:rsidR="00000000" w:rsidDel="00000000" w:rsidP="00000000" w:rsidRDefault="00000000" w:rsidRPr="00000000" w14:paraId="0000001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have Alice create a blind signature, Bob would first generate a special type of encryption key, called the </w:t>
      </w:r>
      <w:r w:rsidDel="00000000" w:rsidR="00000000" w:rsidRPr="00000000">
        <w:rPr>
          <w:rFonts w:ascii="Calibri" w:cs="Calibri" w:eastAsia="Calibri" w:hAnsi="Calibri"/>
          <w:i w:val="1"/>
          <w:iCs w:val="1"/>
          <w:rtl w:val="0"/>
        </w:rPr>
        <w:t xml:space="preserve">blinding key</w:t>
      </w:r>
      <w:r w:rsidDel="00000000" w:rsidR="00000000" w:rsidRPr="00000000">
        <w:rPr>
          <w:rFonts w:ascii="Calibri" w:cs="Calibri" w:eastAsia="Calibri" w:hAnsi="Calibri"/>
          <w:rtl w:val="0"/>
        </w:rPr>
        <w:t xml:space="preserve">, and encrypt a message using this blinding key. Bob would then give the encrypted message to Alice, for her to cryptographically sign with her private key. When she signs the encrypted message, she doesn’t know what the original message actually is: she’s </w:t>
      </w:r>
      <w:r w:rsidDel="00000000" w:rsidR="00000000" w:rsidRPr="00000000">
        <w:rPr>
          <w:rFonts w:ascii="Calibri" w:cs="Calibri" w:eastAsia="Calibri" w:hAnsi="Calibri"/>
          <w:i w:val="1"/>
          <w:iCs w:val="1"/>
          <w:rtl w:val="0"/>
        </w:rPr>
        <w:t xml:space="preserve">blind signing</w:t>
      </w:r>
      <w:r w:rsidDel="00000000" w:rsidR="00000000" w:rsidRPr="00000000">
        <w:rPr>
          <w:rFonts w:ascii="Calibri" w:cs="Calibri" w:eastAsia="Calibri" w:hAnsi="Calibri"/>
          <w:rtl w:val="0"/>
        </w:rPr>
        <w:t xml:space="preserve">.</w:t>
      </w:r>
    </w:p>
    <w:p w:rsidR="00000000" w:rsidDel="00000000" w:rsidP="00000000" w:rsidRDefault="00000000" w:rsidRPr="00000000" w14:paraId="0000001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resulting signature is mathematically linked to Alice’s public key, as any signature would be. That is, her public key can be used to reproduce the exact encrypted message she signed. (The message itself would still be encrypted; it would reproduce the same encrypted blob she received from Bob.)</w:t>
      </w:r>
    </w:p>
    <w:p w:rsidR="00000000" w:rsidDel="00000000" w:rsidP="00000000" w:rsidRDefault="00000000" w:rsidRPr="00000000" w14:paraId="0000001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interestingly, Bob could also use the blinding key </w:t>
      </w:r>
      <w:r w:rsidDel="00000000" w:rsidR="00000000" w:rsidRPr="00000000">
        <w:rPr>
          <w:rFonts w:ascii="Calibri" w:cs="Calibri" w:eastAsia="Calibri" w:hAnsi="Calibri"/>
          <w:i w:val="1"/>
          <w:iCs w:val="1"/>
          <w:rtl w:val="0"/>
        </w:rPr>
        <w:t xml:space="preserve">first</w:t>
      </w:r>
      <w:r w:rsidDel="00000000" w:rsidR="00000000" w:rsidRPr="00000000">
        <w:rPr>
          <w:rFonts w:ascii="Calibri" w:cs="Calibri" w:eastAsia="Calibri" w:hAnsi="Calibri"/>
          <w:rtl w:val="0"/>
        </w:rPr>
        <w:t xml:space="preserve">, in order to remove the layer of encryption created with it. This should essentially result in a new, valid signature from Alice, this time corresponding to the original message. This signature is called the </w:t>
      </w:r>
      <w:r w:rsidDel="00000000" w:rsidR="00000000" w:rsidRPr="00000000">
        <w:rPr>
          <w:rFonts w:ascii="Calibri" w:cs="Calibri" w:eastAsia="Calibri" w:hAnsi="Calibri"/>
          <w:i w:val="1"/>
          <w:iCs w:val="1"/>
          <w:rtl w:val="0"/>
        </w:rPr>
        <w:t xml:space="preserve">blind signature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With the first layer of encryption removed by Bob, anyone can now use Alice’s public key to reproduce the original message from the blind signature.</w:t>
      </w:r>
    </w:p>
    <w:p w:rsidR="00000000" w:rsidDel="00000000" w:rsidP="00000000" w:rsidRDefault="00000000" w:rsidRPr="00000000" w14:paraId="0000001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other words, anyone with the original message can at that point use Alice’s public key to verify that the blind signature corresponds to the message. This includes, of course, Alice herself. If Bob gives her the original message and the blind signature, she can use her own public key to verify that she indeed blind-signed an encrypted version of that original message.</w:t>
      </w:r>
    </w:p>
    <w:p w:rsidR="00000000" w:rsidDel="00000000" w:rsidP="00000000" w:rsidRDefault="00000000" w:rsidRPr="00000000" w14:paraId="0000001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a real-world analogy used by Chaum in his paper, it’d be as if Bob put a letter in an envelope laced with carbon paper and handed this envelope to Alice, who’d sign the outside of the envelope, and give it back to Bob. If Bob then removed the envelope and showed Alice the letter with a carbon copy of her signature, she’d know that the letter had indeed been in the envelope she signed.</w:t>
      </w:r>
      <w:r w:rsidDel="00000000" w:rsidR="00000000" w:rsidRPr="00000000">
        <w:rPr>
          <w:rtl w:val="0"/>
        </w:rPr>
      </w:r>
    </w:p>
    <w:p w:rsidR="00000000" w:rsidDel="00000000" w:rsidP="00000000" w:rsidRDefault="00000000" w:rsidRPr="00000000" w14:paraId="0000001E">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Anonymous Payments</w:t>
      </w:r>
    </w:p>
    <w:p w:rsidR="00000000" w:rsidDel="00000000" w:rsidP="00000000" w:rsidRDefault="00000000" w:rsidRPr="00000000" w14:paraId="0000001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use the blind signature scheme for an electronic cash system, Alice from the example above would actually be a bank: let’s call this bank Alice Bank. Alice Bank is a regular bank, where customers have bank accounts with dollar deposits. And let’s say Alice Bank has four customers: Bob, Carol, Dan, and Erin.</w:t>
      </w:r>
    </w:p>
    <w:p w:rsidR="00000000" w:rsidDel="00000000" w:rsidP="00000000" w:rsidRDefault="00000000" w:rsidRPr="00000000" w14:paraId="0000002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Now, Bob wants to buy something from Carol with electronic cash.</w:t>
      </w:r>
    </w:p>
    <w:p w:rsidR="00000000" w:rsidDel="00000000" w:rsidP="00000000" w:rsidRDefault="00000000" w:rsidRPr="00000000" w14:paraId="0000002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First, Bob would need electronic cash. So he’d request a “withdrawal” from Alice Bank. (Ideally, he had already made this withdrawal before he wanted to pay Carol—but that’s a detail.) Counterintuitively, to make the withdrawal, Bob actually creates “di</w:t>
      </w:r>
      <w:r w:rsidDel="00000000" w:rsidR="00000000" w:rsidRPr="00000000">
        <w:rPr>
          <w:rFonts w:ascii="Calibri" w:cs="Calibri" w:eastAsia="Calibri" w:hAnsi="Calibri"/>
          <w:rtl w:val="0"/>
        </w:rPr>
        <w:t xml:space="preserve">gital dollars</w:t>
      </w:r>
      <w:r w:rsidDel="00000000" w:rsidR="00000000" w:rsidRPr="00000000">
        <w:rPr>
          <w:rFonts w:ascii="Calibri" w:cs="Calibri" w:eastAsia="Calibri" w:hAnsi="Calibri"/>
          <w:rtl w:val="0"/>
        </w:rPr>
        <w:t xml:space="preserve">” himself, in the form of unique serial numbers. He’d then encrypt these digital dollars (serial numbers) with a blinding key, and send them to Alice Bank. </w:t>
      </w:r>
    </w:p>
    <w:p w:rsidR="00000000" w:rsidDel="00000000" w:rsidP="00000000" w:rsidRDefault="00000000" w:rsidRPr="00000000" w14:paraId="0000002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Alice Bank would then blind-sign each encrypted dollar, and send the signatures back to Bob. For each blind-signed encrypted dollar that Alice Bank returns to Bob, Alice Bank subtracts a regular dollar from Bob’s bank account.</w:t>
      </w:r>
    </w:p>
    <w:p w:rsidR="00000000" w:rsidDel="00000000" w:rsidP="00000000" w:rsidRDefault="00000000" w:rsidRPr="00000000" w14:paraId="0000002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Bob would then remove a layer of encryption using his blinding key, so Alice’s signatures are converted into blind</w:t>
      </w:r>
      <w:r w:rsidDel="00000000" w:rsidR="00000000" w:rsidRPr="00000000">
        <w:rPr>
          <w:rFonts w:ascii="Calibri" w:cs="Calibri" w:eastAsia="Calibri" w:hAnsi="Calibri"/>
          <w:rtl w:val="0"/>
        </w:rPr>
        <w:t xml:space="preserve"> signatures</w:t>
      </w:r>
      <w:r w:rsidDel="00000000" w:rsidR="00000000" w:rsidRPr="00000000">
        <w:rPr>
          <w:rFonts w:ascii="Calibri" w:cs="Calibri" w:eastAsia="Calibri" w:hAnsi="Calibri"/>
          <w:rtl w:val="0"/>
        </w:rPr>
        <w:t xml:space="preserve">. To pay Carol, he’d simply send her the digital dollars and the associated blind signatures. Carol then uses Alice Bank’s public key to verify these signatures, and if they check out, she </w:t>
      </w:r>
      <w:r w:rsidDel="00000000" w:rsidR="00000000" w:rsidRPr="00000000">
        <w:rPr>
          <w:rFonts w:ascii="Calibri" w:cs="Calibri" w:eastAsia="Calibri" w:hAnsi="Calibri"/>
          <w:rtl w:val="0"/>
        </w:rPr>
        <w:t xml:space="preserve">immediately forwards</w:t>
      </w:r>
      <w:r w:rsidDel="00000000" w:rsidR="00000000" w:rsidRPr="00000000">
        <w:rPr>
          <w:rFonts w:ascii="Calibri" w:cs="Calibri" w:eastAsia="Calibri" w:hAnsi="Calibri"/>
          <w:rtl w:val="0"/>
        </w:rPr>
        <w:t xml:space="preserve"> the digital dollars and blind signatures to Alice Bank.</w:t>
      </w:r>
    </w:p>
    <w:p w:rsidR="00000000" w:rsidDel="00000000" w:rsidP="00000000" w:rsidRDefault="00000000" w:rsidRPr="00000000" w14:paraId="0000002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Alice Bank would have never seen these digital dollars before; the first time it received them, they were encrypted. However, importantly, Alice Bank would be able to confirm that they were signed with its own private key. Alice Bank would then check the serial numbers against a local database to make sure that the same digital dollars hadn’t already been deposited by someone else, thus ensuring that they weren’t double-spent.</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2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digital dollars pass both checks if they contain a valid signature and were previously unused. Alice Bank then records them in its local database to prevent future double-spending, adds the equivalent amount of regular dollars to Carol’s bank account, and confirms this to her. With this confirmation, Carol would know she’d been paid a valid digital dollar by Bob, and give him whatever he was buying from her.</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2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Because Alice Bank would have seen the signed banknotes for the first time only when Carol deposited them, Alice Bank would have no way of knowing that they originally came from Bob. They could have just as well come from Dan or Erin. By extension, after Alice Bank issued the “digital dollars” to Bob, it could not have stopped him from spending them, since she’d have no idea which digital dollars to render invalid.</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2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Indeed, Chaum had designed a form of </w:t>
      </w:r>
      <w:r w:rsidDel="00000000" w:rsidR="00000000" w:rsidRPr="00000000">
        <w:rPr>
          <w:rFonts w:ascii="Calibri" w:cs="Calibri" w:eastAsia="Calibri" w:hAnsi="Calibri"/>
          <w:rtl w:val="0"/>
        </w:rPr>
        <w:t xml:space="preserve">electronic cash</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2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the years following the publication of his first paper on untraceable payments, Chaum expanded on the potential of electronic cash in presentations at the Crypto conferences and in several other papers. These follow-ups fleshed out exactly how to implement an electronic cash scheme, with the best detailed example of this being his 1985 paper with the descriptive title “</w:t>
      </w:r>
      <w:r w:rsidDel="00000000" w:rsidR="00000000" w:rsidRPr="00000000">
        <w:rPr>
          <w:rFonts w:ascii="Calibri" w:cs="Calibri" w:eastAsia="Calibri" w:hAnsi="Calibri"/>
          <w:rtl w:val="0"/>
        </w:rPr>
        <w:t xml:space="preserve">Security Without Identification: Transaction Systems to Make Big Brother Obsolete.”</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2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large-scale automated transaction systems of the near future can be designed to protect the privacy and maintain the security of both individuals and organizations,” its one-sentence introduction triumphantly declared.</w:t>
      </w:r>
    </w:p>
    <w:p w:rsidR="00000000" w:rsidDel="00000000" w:rsidP="00000000" w:rsidRDefault="00000000" w:rsidRPr="00000000" w14:paraId="0000002A">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DigiCash</w:t>
      </w:r>
    </w:p>
    <w:p w:rsidR="00000000" w:rsidDel="00000000" w:rsidP="00000000" w:rsidRDefault="00000000" w:rsidRPr="00000000" w14:paraId="0000002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few years later, b</w:t>
      </w:r>
      <w:r w:rsidDel="00000000" w:rsidR="00000000" w:rsidRPr="00000000">
        <w:rPr>
          <w:rFonts w:ascii="Calibri" w:cs="Calibri" w:eastAsia="Calibri" w:hAnsi="Calibri"/>
          <w:rtl w:val="0"/>
        </w:rPr>
        <w:t xml:space="preserve">y 1989, Chaum had settled in Amsterdam. During one of his earlier visits to the Netherlands, local academics offered him a job as chief cryptographer at the Dutch Centre for Mathematics and Computer Science (CWI), which he had gratefully accepted;</w:t>
      </w:r>
      <w:r w:rsidDel="00000000" w:rsidR="00000000" w:rsidRPr="00000000">
        <w:rPr>
          <w:rFonts w:ascii="Calibri" w:cs="Calibri" w:eastAsia="Calibri" w:hAnsi="Calibri"/>
          <w:rtl w:val="0"/>
        </w:rPr>
        <w:t xml:space="preserve"> it allowed him to live close to his Dutch girlfriend.</w:t>
      </w:r>
      <w:r w:rsidDel="00000000" w:rsidR="00000000" w:rsidRPr="00000000">
        <w:rPr>
          <w:rtl w:val="0"/>
        </w:rPr>
      </w:r>
    </w:p>
    <w:p w:rsidR="00000000" w:rsidDel="00000000" w:rsidP="00000000" w:rsidRDefault="00000000" w:rsidRPr="00000000" w14:paraId="0000002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Around this time, the government of the Netherlands was considering a new road toll project that would have cars pay for the privilege of driving on certain highways through a smart card affixed to their windshield, to be scanned by high-speed card readers positioned around the roads. The idea was controversial, however: the Dutch didn’t like the idea of their cars being tracked.</w:t>
      </w:r>
    </w:p>
    <w:p w:rsidR="00000000" w:rsidDel="00000000" w:rsidP="00000000" w:rsidRDefault="00000000" w:rsidRPr="00000000" w14:paraId="0000002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the government came to the CWI research center to ask if they knew of any privacy-preserving solutions to realize this kind of toll system, Chaum saw the opportunity he’d been waiting for. He had patented his blind-signature technology, but to his own bewilderment, interest in developing digital cash schemes had been limited since the publication of his papers. He now recognized that there was a unique chance to help put the technology to use himself.</w:t>
      </w:r>
    </w:p>
    <w:p w:rsidR="00000000" w:rsidDel="00000000" w:rsidP="00000000" w:rsidRDefault="00000000" w:rsidRPr="00000000" w14:paraId="0000002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Chaum rallied a group of students</w:t>
      </w:r>
      <w:r w:rsidDel="00000000" w:rsidR="00000000" w:rsidRPr="00000000">
        <w:rPr>
          <w:rFonts w:ascii="Calibri" w:cs="Calibri" w:eastAsia="Calibri" w:hAnsi="Calibri"/>
          <w:rtl w:val="0"/>
        </w:rPr>
        <w:t xml:space="preserve"> from the nearby Technical University Eindhoven</w:t>
      </w:r>
      <w:r w:rsidDel="00000000" w:rsidR="00000000" w:rsidRPr="00000000">
        <w:rPr>
          <w:rFonts w:ascii="Calibri" w:cs="Calibri" w:eastAsia="Calibri" w:hAnsi="Calibri"/>
          <w:rtl w:val="0"/>
        </w:rPr>
        <w:t xml:space="preserve">, promising them a trip to the International Collegiate Programming Contest (ICPC) in Washington DC on his expense (and a vacation 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Disney World in Florida to boot) if they helped turn his blind signature scheme into a proof of concept. With time of the essence—the Dutch government already had a development team in mind for the project and wasn’t too keen on delaying the process—Chaum and the students worked around the clock from one of their living rooms.</w:t>
      </w:r>
    </w:p>
    <w:p w:rsidR="00000000" w:rsidDel="00000000" w:rsidP="00000000" w:rsidRDefault="00000000" w:rsidRPr="00000000" w14:paraId="0000002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They succeeded within ten days and their proof of concept earned Chaum the contract.</w:t>
      </w:r>
    </w:p>
    <w:p w:rsidR="00000000" w:rsidDel="00000000" w:rsidP="00000000" w:rsidRDefault="00000000" w:rsidRPr="00000000" w14:paraId="0000003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With this initial job secured, the cryptographer decided to found DigiCash, an Amsterdam-based startup that would specialize in digital money and payment systems. These payment systems of course included the government toll project,</w:t>
      </w:r>
      <w:r w:rsidDel="00000000" w:rsidR="00000000" w:rsidRPr="00000000">
        <w:rPr>
          <w:rFonts w:ascii="Calibri" w:cs="Calibri" w:eastAsia="Calibri" w:hAnsi="Calibri"/>
          <w:vertAlign w:val="superscript"/>
        </w:rPr>
        <w:footnoteReference w:customMarkFollows="0" w:id="8"/>
      </w:r>
      <w:r w:rsidDel="00000000" w:rsidR="00000000" w:rsidRPr="00000000">
        <w:rPr>
          <w:rFonts w:ascii="Calibri" w:cs="Calibri" w:eastAsia="Calibri" w:hAnsi="Calibri"/>
          <w:rtl w:val="0"/>
        </w:rPr>
        <w:t xml:space="preserve"> but Chaum, now heading his own company, wanted to realize his bigger vision as well.</w:t>
      </w:r>
    </w:p>
    <w:p w:rsidR="00000000" w:rsidDel="00000000" w:rsidP="00000000" w:rsidRDefault="00000000" w:rsidRPr="00000000" w14:paraId="0000003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had by the early 1990s become increasingly clear that the internet was about to go mainstream, and Chaum believed that electronic payments would eventually be an essential part of this emerging digital realm. Like many internet experts at the time, he expected micropayments to become ubiquitous: web-services had to generate revenue somehow, and the obvious solution was indeed to charge people small amounts of money to use them.</w:t>
      </w:r>
    </w:p>
    <w:p w:rsidR="00000000" w:rsidDel="00000000" w:rsidP="00000000" w:rsidRDefault="00000000" w:rsidRPr="00000000" w14:paraId="0000003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w:t>
      </w:r>
      <w:r w:rsidDel="00000000" w:rsidR="00000000" w:rsidRPr="00000000">
        <w:rPr>
          <w:rFonts w:ascii="Calibri" w:cs="Calibri" w:eastAsia="Calibri" w:hAnsi="Calibri"/>
          <w:rtl w:val="0"/>
        </w:rPr>
        <w:t xml:space="preserve">payments on the network mature</w:t>
      </w:r>
      <w:r w:rsidDel="00000000" w:rsidR="00000000" w:rsidRPr="00000000">
        <w:rPr>
          <w:rFonts w:ascii="Calibri" w:cs="Calibri" w:eastAsia="Calibri" w:hAnsi="Calibri"/>
          <w:rtl w:val="0"/>
        </w:rPr>
        <w:t xml:space="preserve">, you’re going to be paying for all kinds of small things, more payments than one makes today,” Chaum predicted. “Every article you read, every question you have, you’re going to have to pay for it.”</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3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DigiCash’s flagship project was a digital payment system that would let people make such payments privately, using electronic cash— </w:t>
      </w:r>
      <w:r w:rsidDel="00000000" w:rsidR="00000000" w:rsidRPr="00000000">
        <w:rPr>
          <w:rFonts w:ascii="Calibri" w:cs="Calibri" w:eastAsia="Calibri" w:hAnsi="Calibri"/>
          <w:i w:val="1"/>
          <w:iCs w:val="1"/>
          <w:rtl w:val="0"/>
        </w:rPr>
        <w:t xml:space="preserve">eCash</w:t>
      </w:r>
      <w:r w:rsidDel="00000000" w:rsidR="00000000" w:rsidRPr="00000000">
        <w:rPr>
          <w:rFonts w:ascii="Calibri" w:cs="Calibri" w:eastAsia="Calibri" w:hAnsi="Calibri"/>
          <w:rtl w:val="0"/>
        </w:rPr>
        <w:t xml:space="preserve">.</w:t>
      </w:r>
    </w:p>
    <w:p w:rsidR="00000000" w:rsidDel="00000000" w:rsidP="00000000" w:rsidRDefault="00000000" w:rsidRPr="00000000" w14:paraId="00000034">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CyberBucks</w:t>
      </w:r>
    </w:p>
    <w:p w:rsidR="00000000" w:rsidDel="00000000" w:rsidP="00000000" w:rsidRDefault="00000000" w:rsidRPr="00000000" w14:paraId="0000003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DigiCash quickly began attracting international attention. </w:t>
      </w:r>
      <w:r w:rsidDel="00000000" w:rsidR="00000000" w:rsidRPr="00000000">
        <w:rPr>
          <w:rFonts w:ascii="Calibri" w:cs="Calibri" w:eastAsia="Calibri" w:hAnsi="Calibri"/>
          <w:rtl w:val="0"/>
        </w:rPr>
        <w:t xml:space="preserve">In an era where Netscape and Yahoo! confirmed that the big money was moving into early internet startups, many tech entrepreneurs in the early 1990s considered Chaum’s startup a rising star of this fast-growing industry.</w:t>
      </w:r>
      <w:r w:rsidDel="00000000" w:rsidR="00000000" w:rsidRPr="00000000">
        <w:rPr>
          <w:rtl w:val="0"/>
        </w:rPr>
      </w:r>
    </w:p>
    <w:p w:rsidR="00000000" w:rsidDel="00000000" w:rsidP="00000000" w:rsidRDefault="00000000" w:rsidRPr="00000000" w14:paraId="0000003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was going to take Chaum and his team—which included some of the students he began the project with—several years to turn their initial proof of concept into a full-fledged payment system, however. With the ultimate goal to sell their eCash technology to banks, it also required bank-grade security.</w:t>
      </w:r>
    </w:p>
    <w:p w:rsidR="00000000" w:rsidDel="00000000" w:rsidP="00000000" w:rsidRDefault="00000000" w:rsidRPr="00000000" w14:paraId="00000037">
      <w:pPr>
        <w:widowControl w:val="1"/>
        <w:spacing w:after="200" w:lineRule="auto"/>
        <w:rPr>
          <w:rFonts w:ascii="Calibri" w:cs="Calibri" w:eastAsia="Calibri" w:hAnsi="Calibri"/>
          <w:i w:val="1"/>
          <w:iCs w:val="1"/>
        </w:rPr>
      </w:pPr>
      <w:r w:rsidDel="00000000" w:rsidR="00000000" w:rsidRPr="00000000">
        <w:rPr>
          <w:rFonts w:ascii="Calibri" w:cs="Calibri" w:eastAsia="Calibri" w:hAnsi="Calibri"/>
          <w:rtl w:val="0"/>
        </w:rPr>
        <w:t xml:space="preserve">In the meantime, they did release an early version of their technology. DigiCash’s first implementation of Chaum’s electronic cash design was rolled out from inside the company office itself—but instead of American dollars, Dutch guilders, or another fiat currency, this early electronic cash system used </w:t>
      </w:r>
      <w:r w:rsidDel="00000000" w:rsidR="00000000" w:rsidRPr="00000000">
        <w:rPr>
          <w:rFonts w:ascii="Calibri" w:cs="Calibri" w:eastAsia="Calibri" w:hAnsi="Calibri"/>
          <w:i w:val="1"/>
          <w:iCs w:val="1"/>
          <w:rtl w:val="0"/>
        </w:rPr>
        <w:t xml:space="preserve">CyberBucks.</w:t>
      </w:r>
    </w:p>
    <w:p w:rsidR="00000000" w:rsidDel="00000000" w:rsidP="00000000" w:rsidRDefault="00000000" w:rsidRPr="00000000" w14:paraId="0000003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CyberBucks was a “made-up” currency, not backed by anything—play money, if you will. But the company did promise to never issue </w:t>
      </w:r>
      <w:r w:rsidDel="00000000" w:rsidR="00000000" w:rsidRPr="00000000">
        <w:rPr>
          <w:rFonts w:ascii="Calibri" w:cs="Calibri" w:eastAsia="Calibri" w:hAnsi="Calibri"/>
          <w:rtl w:val="0"/>
        </w:rPr>
        <w:t xml:space="preserve">more than a million units</w:t>
      </w:r>
      <w:r w:rsidDel="00000000" w:rsidR="00000000" w:rsidRPr="00000000">
        <w:rPr>
          <w:rFonts w:ascii="Calibri" w:cs="Calibri" w:eastAsia="Calibri" w:hAnsi="Calibri"/>
          <w:rtl w:val="0"/>
        </w:rPr>
        <w:t xml:space="preserve"> into circulation. The virtual bucks were generally given away for free, and anyone could store the digital currency on their computer, or load it onto a smart card to buy a soda or some phone credit in the DigiCash building itself. These smart cards were essentially tamper-proof, credit card-sized computers specifically designed to make these kinds of payments, and they became a big focus for DigiCash; Chaum believed that the smart cards were integral for payment privacy, as in-person payments with credit cards presented an even larger privacy problem than online payments.</w:t>
      </w:r>
    </w:p>
    <w:p w:rsidR="00000000" w:rsidDel="00000000" w:rsidP="00000000" w:rsidRDefault="00000000" w:rsidRPr="00000000" w14:paraId="0000003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idea behind CyberBucks was that DigiCash employees could fiddle with the eCash technology, while visitors could get a taste of the future. And when Chaum and his colleagues decided to give away 100 CyberBucks to any merchant that would accept the internet currency as payment, a small group of enthusiasts eventually started to use CyberBucks outside the Digicash offices as well. Although it could typically just be spent on gimmicky products like digital pictures or small puzzle games for Apple’s Macintosh computer, the company currency enjoyed some wider adoption.</w:t>
      </w:r>
    </w:p>
    <w:p w:rsidR="00000000" w:rsidDel="00000000" w:rsidP="00000000" w:rsidRDefault="00000000" w:rsidRPr="00000000" w14:paraId="0000003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What’s more, when CyberBucks eventually started being traded on an unofficial CyberBucks exchange, users could convert the electronic cash units into actual fiat currency and back. CyberBucks, after some time, commanded a real market price, while some users even started holding on to a little bit of the digital currency as a form of savings or speculation.</w:t>
      </w:r>
    </w:p>
    <w:p w:rsidR="00000000" w:rsidDel="00000000" w:rsidP="00000000" w:rsidRDefault="00000000" w:rsidRPr="00000000" w14:paraId="0000003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did require a lot of trust in DigiCash. While the company promised to cap the CyberBucks supply at one million, there was no inherent way to enforce this limit. Chaum and his colleagues could technically issue far more than a million CyberBucks if they wanted to, and due to the </w:t>
      </w:r>
      <w:r w:rsidDel="00000000" w:rsidR="00000000" w:rsidRPr="00000000">
        <w:rPr>
          <w:rFonts w:ascii="Calibri" w:cs="Calibri" w:eastAsia="Calibri" w:hAnsi="Calibri"/>
          <w:rtl w:val="0"/>
        </w:rPr>
        <w:t xml:space="preserve">system’s strong privacy features there would be no way for outsiders to check whether or not this had happened.</w:t>
      </w:r>
      <w:r w:rsidDel="00000000" w:rsidR="00000000" w:rsidRPr="00000000">
        <w:rPr>
          <w:rtl w:val="0"/>
        </w:rPr>
      </w:r>
    </w:p>
    <w:p w:rsidR="00000000" w:rsidDel="00000000" w:rsidP="00000000" w:rsidRDefault="00000000" w:rsidRPr="00000000" w14:paraId="0000003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On top of that, the currency system entirely depended on DigiCash’s continued support: the company server prevented double-spends. And while CyberBucks was a fun and interesting experiment, DigiCash’s top priority was in the end to prepare their main electronic cash product for prime time…</w:t>
      </w:r>
    </w:p>
    <w:p w:rsidR="00000000" w:rsidDel="00000000" w:rsidP="00000000" w:rsidRDefault="00000000" w:rsidRPr="00000000" w14:paraId="0000003D">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eCash</w:t>
      </w:r>
    </w:p>
    <w:p w:rsidR="00000000" w:rsidDel="00000000" w:rsidP="00000000" w:rsidRDefault="00000000" w:rsidRPr="00000000" w14:paraId="0000003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eCash approached the benchmark of bank-grade security after four years of development. Real-money trials began in </w:t>
      </w:r>
      <w:r w:rsidDel="00000000" w:rsidR="00000000" w:rsidRPr="00000000">
        <w:rPr>
          <w:rFonts w:ascii="Calibri" w:cs="Calibri" w:eastAsia="Calibri" w:hAnsi="Calibri"/>
          <w:rtl w:val="0"/>
        </w:rPr>
        <w:t xml:space="preserve">1994</w:t>
      </w:r>
      <w:r w:rsidDel="00000000" w:rsidR="00000000" w:rsidRPr="00000000">
        <w:rPr>
          <w:rFonts w:ascii="Calibri" w:cs="Calibri" w:eastAsia="Calibri" w:hAnsi="Calibri"/>
          <w:rtl w:val="0"/>
        </w:rPr>
        <w:t xml:space="preserve">, at which point financial institutions could acquire a license from Chaum’s startup to use the new technology.</w:t>
      </w:r>
    </w:p>
    <w:p w:rsidR="00000000" w:rsidDel="00000000" w:rsidP="00000000" w:rsidRDefault="00000000" w:rsidRPr="00000000" w14:paraId="0000003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first bank to jump on the opportunity was the Mark Twain Bank in St. Louis—not exactly an international powerhouse, but it was a start. Customers and businesses with accounts at Mark Twain could enjoy privacy in their electronic transactions by making and receiving payments in eCash.</w:t>
      </w:r>
    </w:p>
    <w:p w:rsidR="00000000" w:rsidDel="00000000" w:rsidP="00000000" w:rsidRDefault="00000000" w:rsidRPr="00000000" w14:paraId="0000004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Others soon followed suit. Banks in several countries, including Norske Bank and Bank Austria</w:t>
      </w:r>
      <w:r w:rsidDel="00000000" w:rsidR="00000000" w:rsidRPr="00000000">
        <w:rPr>
          <w:rFonts w:ascii="Calibri" w:cs="Calibri" w:eastAsia="Calibri" w:hAnsi="Calibri"/>
          <w:vertAlign w:val="superscript"/>
        </w:rPr>
        <w:footnoteReference w:customMarkFollows="0" w:id="10"/>
      </w:r>
      <w:r w:rsidDel="00000000" w:rsidR="00000000" w:rsidRPr="00000000">
        <w:rPr>
          <w:rFonts w:ascii="Calibri" w:cs="Calibri" w:eastAsia="Calibri" w:hAnsi="Calibri"/>
          <w:rtl w:val="0"/>
        </w:rPr>
        <w:t xml:space="preserve">—at the time the largest banks in Norway and Austria respectively—as well as the Australian </w:t>
      </w:r>
      <w:r w:rsidDel="00000000" w:rsidR="00000000" w:rsidRPr="00000000">
        <w:rPr>
          <w:rFonts w:ascii="Calibri" w:cs="Calibri" w:eastAsia="Calibri" w:hAnsi="Calibri"/>
          <w:rtl w:val="0"/>
        </w:rPr>
        <w:t xml:space="preserve">Advance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Bank,</w:t>
      </w:r>
      <w:r w:rsidDel="00000000" w:rsidR="00000000" w:rsidRPr="00000000">
        <w:rPr>
          <w:rFonts w:ascii="Calibri" w:cs="Calibri" w:eastAsia="Calibri" w:hAnsi="Calibri"/>
          <w:vertAlign w:val="superscript"/>
        </w:rPr>
        <w:footnoteReference w:customMarkFollows="0" w:id="11"/>
      </w:r>
      <w:r w:rsidDel="00000000" w:rsidR="00000000" w:rsidRPr="00000000">
        <w:rPr>
          <w:rFonts w:ascii="Calibri" w:cs="Calibri" w:eastAsia="Calibri" w:hAnsi="Calibri"/>
          <w:rtl w:val="0"/>
        </w:rPr>
        <w:t xml:space="preserve"> began eCash trials shortly after Mark Twain. And by early 1996, one of the largest financial institutions in the world got on board as well: Deutsche Bank started using Digicash’s technology.</w:t>
      </w:r>
      <w:r w:rsidDel="00000000" w:rsidR="00000000" w:rsidRPr="00000000">
        <w:rPr>
          <w:rFonts w:ascii="Calibri" w:cs="Calibri" w:eastAsia="Calibri" w:hAnsi="Calibri"/>
          <w:vertAlign w:val="superscript"/>
        </w:rPr>
        <w:footnoteReference w:customMarkFollows="0" w:id="12"/>
      </w:r>
      <w:r w:rsidDel="00000000" w:rsidR="00000000" w:rsidRPr="00000000">
        <w:rPr>
          <w:rFonts w:ascii="Calibri" w:cs="Calibri" w:eastAsia="Calibri" w:hAnsi="Calibri"/>
          <w:rtl w:val="0"/>
        </w:rPr>
        <w:t xml:space="preserve"> Credit Suisse, another major international player, joined the trials, too.</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4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Yet, what was perhaps even more notable than the collaborations Chaum established, were the business deals that he failed to finalize—though this is where the story of what exactly happened at DigiCash starts to diverge, depending on who you ask.</w:t>
      </w:r>
    </w:p>
    <w:p w:rsidR="00000000" w:rsidDel="00000000" w:rsidP="00000000" w:rsidRDefault="00000000" w:rsidRPr="00000000" w14:paraId="0000004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According to several DigiCash employees,</w:t>
      </w:r>
      <w:r w:rsidDel="00000000" w:rsidR="00000000" w:rsidRPr="00000000">
        <w:rPr>
          <w:rFonts w:ascii="Calibri" w:cs="Calibri" w:eastAsia="Calibri" w:hAnsi="Calibri"/>
          <w:vertAlign w:val="superscript"/>
        </w:rPr>
        <w:footnoteReference w:customMarkFollows="0" w:id="14"/>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there</w:t>
      </w:r>
      <w:r w:rsidDel="00000000" w:rsidR="00000000" w:rsidRPr="00000000">
        <w:rPr>
          <w:rFonts w:ascii="Calibri" w:cs="Calibri" w:eastAsia="Calibri" w:hAnsi="Calibri"/>
          <w:rtl w:val="0"/>
        </w:rPr>
        <w:t xml:space="preserve"> had been great interest from major players in the tech and finance industry. Two of the three major Dutch banks—ING and ABN Amro—were said to have made DigiCash partnership offers worth tens of millions of dollars. Payment giant Visa, similarly, would have proposed Chaum an eight-figure deal. And Netscape is said to have shown interest as well; eCash could potentially have been included in the most popular web browser of that era, but the partnership never materialized.</w:t>
      </w:r>
    </w:p>
    <w:p w:rsidR="00000000" w:rsidDel="00000000" w:rsidP="00000000" w:rsidRDefault="00000000" w:rsidRPr="00000000" w14:paraId="0000004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the biggest offer of all is said to have come from none other than Microsoft. Bill Gates wanted to integrate eCash into the Windows 95 operating system, the story goes, and offered DigiCash some 100 million dollars to make it happen. Chaum would instead have asked for two dollars for each vers</w:t>
      </w:r>
      <w:r w:rsidDel="00000000" w:rsidR="00000000" w:rsidRPr="00000000">
        <w:rPr>
          <w:rFonts w:ascii="Calibri" w:cs="Calibri" w:eastAsia="Calibri" w:hAnsi="Calibri"/>
          <w:rtl w:val="0"/>
        </w:rPr>
        <w:t xml:space="preserve">ion of Windows 95 sold, which was too rich for the American software colossus, and the deal was off.</w:t>
      </w:r>
      <w:r w:rsidDel="00000000" w:rsidR="00000000" w:rsidRPr="00000000">
        <w:rPr>
          <w:rtl w:val="0"/>
        </w:rPr>
      </w:r>
    </w:p>
    <w:p w:rsidR="00000000" w:rsidDel="00000000" w:rsidP="00000000" w:rsidRDefault="00000000" w:rsidRPr="00000000" w14:paraId="0000004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DigiCash employees initially accepted Chaum’s rigid strategy, but each time they heard of another </w:t>
      </w:r>
      <w:r w:rsidDel="00000000" w:rsidR="00000000" w:rsidRPr="00000000">
        <w:rPr>
          <w:rFonts w:ascii="Calibri" w:cs="Calibri" w:eastAsia="Calibri" w:hAnsi="Calibri"/>
          <w:rtl w:val="0"/>
        </w:rPr>
        <w:t xml:space="preserve">multimillion</w:t>
      </w:r>
      <w:r w:rsidDel="00000000" w:rsidR="00000000" w:rsidRPr="00000000">
        <w:rPr>
          <w:rFonts w:ascii="Calibri" w:cs="Calibri" w:eastAsia="Calibri" w:hAnsi="Calibri"/>
          <w:rtl w:val="0"/>
        </w:rPr>
        <w:t xml:space="preserve"> deal falling apart, they grew more wary of his business instincts. Speaking with a Dutch reporter, one employee later suggested that the same distrustful personality trait that made him a great cryptographer, got in the way when Chaum wore his business hat. His “paranoid” nature would have made him unable to build up business relationships, causing him to back out of business deals at the last moment.</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It became a growing source of frustration at the DigiCash offices. Besides recognizing that their own job security was at stake if the company didn’t start making money, Chaum’s inability to get eCash into the hands of more people also frustrated them on an ideological level. Digicash had a way of attracting developers with a commitment to furthering digital privacy, and at a time when e-commerce started to catch on with the general public, they worried that DigiCash was being left behind.</w:t>
      </w:r>
    </w:p>
    <w:p w:rsidR="00000000" w:rsidDel="00000000" w:rsidP="00000000" w:rsidRDefault="00000000" w:rsidRPr="00000000" w14:paraId="0000004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Chaum himself, however, strongly dismisses these allegations as malicious slander. He contends that the various multimillion dollar offers weren’t as concrete as these employees seemed to think. Rather than his personal failings as a businessman, he maintains there simply wasn’t a large market for digital cash—a reading that some of the more commercially focused DigiCash employees have attested to as well.</w:t>
      </w:r>
    </w:p>
    <w:p w:rsidR="00000000" w:rsidDel="00000000" w:rsidP="00000000" w:rsidRDefault="00000000" w:rsidRPr="00000000" w14:paraId="0000004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Regardless of which version of the story is closer to the truth, it is clear that by the end of 1996, patience had run out in the DigiCash office. Chaum’s employees demanded a change in company policy.</w:t>
      </w:r>
    </w:p>
    <w:p w:rsidR="00000000" w:rsidDel="00000000" w:rsidP="00000000" w:rsidRDefault="00000000" w:rsidRPr="00000000" w14:paraId="00000048">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Bankruptcy</w:t>
      </w:r>
    </w:p>
    <w:p w:rsidR="00000000" w:rsidDel="00000000" w:rsidP="00000000" w:rsidRDefault="00000000" w:rsidRPr="00000000" w14:paraId="0000004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Change ultimately came from Chaum’s home country.</w:t>
      </w:r>
    </w:p>
    <w:p w:rsidR="00000000" w:rsidDel="00000000" w:rsidP="00000000" w:rsidRDefault="00000000" w:rsidRPr="00000000" w14:paraId="0000004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search of new funding, his company turned to American venture capitalists; US investment culture was better acquainted with, and had a bigger appetite for, these types of high-risk tech startups. DigiCash got a fund injection, while MIT professor Nicholas Negroponte was made chairman of the board, and Chaum was replaced by a new CEO: Visa-veteran Michael Nash.</w:t>
      </w:r>
      <w:r w:rsidDel="00000000" w:rsidR="00000000" w:rsidRPr="00000000">
        <w:rPr>
          <w:rFonts w:ascii="Calibri" w:cs="Calibri" w:eastAsia="Calibri" w:hAnsi="Calibri"/>
          <w:vertAlign w:val="superscript"/>
        </w:rPr>
        <w:footnoteReference w:customMarkFollows="0" w:id="15"/>
      </w:r>
      <w:r w:rsidDel="00000000" w:rsidR="00000000" w:rsidRPr="00000000">
        <w:rPr>
          <w:rFonts w:ascii="Calibri" w:cs="Calibri" w:eastAsia="Calibri" w:hAnsi="Calibri"/>
          <w:rtl w:val="0"/>
        </w:rPr>
        <w:t xml:space="preserve"> Illustrative for the new direction, the company’s headquarters were also moved from Amsterdam to Palo Alto, California, in the heart of Silicon Valley, where tech startup valuations were going through the roof. Chaum did remain part of DigiCash, but now as CTO.</w:t>
      </w:r>
    </w:p>
    <w:p w:rsidR="00000000" w:rsidDel="00000000" w:rsidP="00000000" w:rsidRDefault="00000000" w:rsidRPr="00000000" w14:paraId="0000004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wasn’t exactly the type of change most of the Dutch DigiCash employees had been hoping for, however. Several of them at this point decided to leave the company.</w:t>
      </w:r>
    </w:p>
    <w:p w:rsidR="00000000" w:rsidDel="00000000" w:rsidP="00000000" w:rsidRDefault="00000000" w:rsidRPr="00000000" w14:paraId="0000004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perhaps more importantly, it proved not to make much of a difference.</w:t>
      </w:r>
    </w:p>
    <w:p w:rsidR="00000000" w:rsidDel="00000000" w:rsidP="00000000" w:rsidRDefault="00000000" w:rsidRPr="00000000" w14:paraId="0000004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eCash simply wasn’t catching on with the greater public. The banks that trialed the technology weren’t really pushing it to their customers, and it probably also didn’t help that eCash was relatively expensive to use, typically costing several percentages of the transaction value in fees. Mark Twain bank had in a couple of years time only enrolled 300 merchants and 5,000 users, while other banks weren’t doing much better.</w:t>
      </w:r>
    </w:p>
    <w:p w:rsidR="00000000" w:rsidDel="00000000" w:rsidP="00000000" w:rsidRDefault="00000000" w:rsidRPr="00000000" w14:paraId="0000004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perhaps supporting Chaum’s reading of DigiCash’s history, the company’s new leadership was unable to strike major deals as well. While a collaboration with </w:t>
      </w:r>
      <w:r w:rsidDel="00000000" w:rsidR="00000000" w:rsidRPr="00000000">
        <w:rPr>
          <w:rFonts w:ascii="Calibri" w:cs="Calibri" w:eastAsia="Calibri" w:hAnsi="Calibri"/>
          <w:rtl w:val="0"/>
        </w:rPr>
        <w:t xml:space="preserve">CitiBank</w:t>
      </w:r>
      <w:r w:rsidDel="00000000" w:rsidR="00000000" w:rsidRPr="00000000">
        <w:rPr>
          <w:rFonts w:ascii="Calibri" w:cs="Calibri" w:eastAsia="Calibri" w:hAnsi="Calibri"/>
          <w:rtl w:val="0"/>
        </w:rPr>
        <w:t xml:space="preserve"> came close—this could perhaps have given DigiCash some much-needed momentum—the major American financial institution ended up walking away, too.</w:t>
      </w:r>
    </w:p>
    <w:p w:rsidR="00000000" w:rsidDel="00000000" w:rsidP="00000000" w:rsidRDefault="00000000" w:rsidRPr="00000000" w14:paraId="0000004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By late 1997, DigiCash had burned through most of its funds. After one last reshuffle of the company’s organization and leadership, Chaum’s startup in 1998 filed for bankruptcy.</w:t>
      </w:r>
    </w:p>
    <w:p w:rsidR="00000000" w:rsidDel="00000000" w:rsidP="00000000" w:rsidRDefault="00000000" w:rsidRPr="00000000" w14:paraId="0000005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After eight years of operation, DigiCash had not been able to live up to the hype it generated among the early generation of internet entrepreneurs. Perhaps Chaum’s inability to build business relationships were to blame for the failure, as some former employees had concluded. Or maybe demand for anonymous digital cash—while a sexy selling point in the early ’90s—just wasn’t as high as the pioneering cryptographer initially expected: instead of micropayments, much of the web instead ended up being funded through advertisements, and privacy just didn’t seem to rank very high on the average consumer’s priority list.</w:t>
      </w:r>
    </w:p>
    <w:p w:rsidR="00000000" w:rsidDel="00000000" w:rsidP="00000000" w:rsidRDefault="00000000" w:rsidRPr="00000000" w14:paraId="0000005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On top of that, DigiCash had struggled with a </w:t>
      </w:r>
      <w:r w:rsidDel="00000000" w:rsidR="00000000" w:rsidRPr="00000000">
        <w:rPr>
          <w:rFonts w:ascii="Calibri" w:cs="Calibri" w:eastAsia="Calibri" w:hAnsi="Calibri"/>
          <w:rtl w:val="0"/>
        </w:rPr>
        <w:t xml:space="preserve">chicken-or-egg problem</w:t>
      </w:r>
      <w:r w:rsidDel="00000000" w:rsidR="00000000" w:rsidRPr="00000000">
        <w:rPr>
          <w:rFonts w:ascii="Calibri" w:cs="Calibri" w:eastAsia="Calibri" w:hAnsi="Calibri"/>
          <w:rtl w:val="0"/>
        </w:rPr>
        <w:t xml:space="preserve">. eCash was only useful if people could spend it somewhere, so without places to spend the digital cash, there was no incentive to get it in the first place. At the same time, accepting eCash was only useful for merchants if there were enough people that wanted to spend it.</w:t>
      </w:r>
    </w:p>
    <w:p w:rsidR="00000000" w:rsidDel="00000000" w:rsidP="00000000" w:rsidRDefault="00000000" w:rsidRPr="00000000" w14:paraId="0000005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was hard to get enough merchants to accept it, so that you could get enough consumers to use it, or vice versa,” Chaum recalled in </w:t>
      </w:r>
      <w:r w:rsidDel="00000000" w:rsidR="00000000" w:rsidRPr="00000000">
        <w:rPr>
          <w:rFonts w:ascii="Calibri" w:cs="Calibri" w:eastAsia="Calibri" w:hAnsi="Calibri"/>
          <w:rtl w:val="0"/>
        </w:rPr>
        <w:t xml:space="preserve">199</w:t>
      </w:r>
      <w:r w:rsidDel="00000000" w:rsidR="00000000" w:rsidRPr="00000000">
        <w:rPr>
          <w:rFonts w:ascii="Calibri" w:cs="Calibri" w:eastAsia="Calibri" w:hAnsi="Calibri"/>
          <w:rtl w:val="0"/>
        </w:rPr>
        <w:t xml:space="preserve">9. And: “As the Web grew, the average level of sophistication of users dropped. It was hard to explain the importance of privacy to them.”</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5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Chaum’s electronic cash startup went under. With it, the CyberBucks double spend server went offline as well. And without this server, there was no way to know which currency units were still valid. It meant, bluntly, the end of the experiment. Those still holding CyberBucks were left with nothing but a bunch of worthless numbers on their computer.</w:t>
      </w:r>
    </w:p>
    <w:p w:rsidR="00000000" w:rsidDel="00000000" w:rsidP="00000000" w:rsidRDefault="00000000" w:rsidRPr="00000000" w14:paraId="0000005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With that, anyone who’d been involved with the niche digital cash side project learned a valuable lesson. Although blind signatures guaranteed a level of privacy, CyberBucks’ reliance on a trusted party in the form of DigiCash had turned out to be the project’s fatal flaw.</w:t>
      </w:r>
    </w:p>
    <w:p w:rsidR="00000000" w:rsidDel="00000000" w:rsidP="00000000" w:rsidRDefault="00000000" w:rsidRPr="00000000" w14:paraId="0000005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Around this time, someone else, incidentally and for a very different reason, had been trying to fix a very similar type of flaw . . .</w:t>
      </w:r>
    </w:p>
    <w:p w:rsidR="00000000" w:rsidDel="00000000" w:rsidP="00000000" w:rsidRDefault="00000000" w:rsidRPr="00000000" w14:paraId="00000056">
      <w:pPr>
        <w:widowControl w:val="1"/>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Scott Stornetta</w:t>
      </w:r>
    </w:p>
    <w:p w:rsidR="00000000" w:rsidDel="00000000" w:rsidP="00000000" w:rsidRDefault="00000000" w:rsidRPr="00000000" w14:paraId="0000005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Fresh out of Stanford with a PhD in physics, Scott Stornetta was excited to start his new job at what was in 1989 an epicenter of computer science innovation: the New Jersey-based telecom research center Bellcore.</w:t>
      </w:r>
    </w:p>
    <w:p w:rsidR="00000000" w:rsidDel="00000000" w:rsidP="00000000" w:rsidRDefault="00000000" w:rsidRPr="00000000" w14:paraId="0000005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Effectively responsible for the architecture of much of America’s telecommunications systems in a time when information technology was developing at breakneck speed and the internet was growing every day—and the field of cryptography had been experiencing nothing short of a renaissance—Bellcore was in the middle of what Stornetta later described as a “golden age of research.” New hires weren’t even assigned specific tasks; the thirty-year-old physicist was instead instructed to find out what was important </w:t>
      </w:r>
      <w:r w:rsidDel="00000000" w:rsidR="00000000" w:rsidRPr="00000000">
        <w:rPr>
          <w:rFonts w:ascii="Calibri" w:cs="Calibri" w:eastAsia="Calibri" w:hAnsi="Calibri"/>
          <w:i w:val="1"/>
          <w:iCs w:val="1"/>
          <w:rtl w:val="0"/>
        </w:rPr>
        <w:t xml:space="preserve">himself</w:t>
      </w:r>
      <w:r w:rsidDel="00000000" w:rsidR="00000000" w:rsidRPr="00000000">
        <w:rPr>
          <w:rFonts w:ascii="Calibri" w:cs="Calibri" w:eastAsia="Calibri" w:hAnsi="Calibri"/>
          <w:rtl w:val="0"/>
        </w:rPr>
        <w:t xml:space="preserve">, and then go and work on that.</w:t>
      </w:r>
    </w:p>
    <w:p w:rsidR="00000000" w:rsidDel="00000000" w:rsidP="00000000" w:rsidRDefault="00000000" w:rsidRPr="00000000" w14:paraId="0000005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happened to be the case that Stornetta had something important in mind even before he’d set foot in his new work environment.</w:t>
      </w:r>
    </w:p>
    <w:p w:rsidR="00000000" w:rsidDel="00000000" w:rsidP="00000000" w:rsidRDefault="00000000" w:rsidRPr="00000000" w14:paraId="0000005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Before his move to the East Coast, Stornetta spent the last few years at Stanford working from the Xerox PARC research center in Palo Alto. It was a revolutionary environment—the Xerox division had facilitated groundbreaking innovations like the personal computer, Ethernet, and laser printing—but Stornetta had in recent years also started to encounter an ugly new problem at the highly digitalized research center: forgery.</w:t>
      </w:r>
    </w:p>
    <w:p w:rsidR="00000000" w:rsidDel="00000000" w:rsidP="00000000" w:rsidRDefault="00000000" w:rsidRPr="00000000" w14:paraId="0000005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Forgery itself wasn’t a new phenomenon, of course. Humans have essentially tried to forge documents since the invention of writing. But </w:t>
      </w:r>
      <w:r w:rsidDel="00000000" w:rsidR="00000000" w:rsidRPr="00000000">
        <w:rPr>
          <w:rFonts w:ascii="Calibri" w:cs="Calibri" w:eastAsia="Calibri" w:hAnsi="Calibri"/>
          <w:i w:val="1"/>
          <w:iCs w:val="1"/>
          <w:rtl w:val="0"/>
        </w:rPr>
        <w:t xml:space="preserve">digital</w:t>
      </w:r>
      <w:r w:rsidDel="00000000" w:rsidR="00000000" w:rsidRPr="00000000">
        <w:rPr>
          <w:rFonts w:ascii="Calibri" w:cs="Calibri" w:eastAsia="Calibri" w:hAnsi="Calibri"/>
          <w:rtl w:val="0"/>
        </w:rPr>
        <w:t xml:space="preserve"> forgeries were a relatively new concept, and Stornetta had come to believe that they represented an even more challenging problem. Whereas physical forgery tends to leave marks, a digital document—whether that’s an employment contract, insurance papers, or a university degree—can be altered spotlessly.</w:t>
      </w:r>
    </w:p>
    <w:p w:rsidR="00000000" w:rsidDel="00000000" w:rsidP="00000000" w:rsidRDefault="00000000" w:rsidRPr="00000000" w14:paraId="0000005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Digital authentication did solve part of that problem: cryptographic signatures could prove that an electronic document was vetted (signed) by the right person. However, this would not prevent</w:t>
      </w:r>
      <w:r w:rsidDel="00000000" w:rsidR="00000000" w:rsidRPr="00000000">
        <w:rPr>
          <w:rFonts w:ascii="Calibri" w:cs="Calibri" w:eastAsia="Calibri" w:hAnsi="Calibri"/>
          <w:i w:val="1"/>
          <w:iCs w:val="1"/>
          <w:rtl w:val="0"/>
        </w:rPr>
        <w:t xml:space="preserve"> that same person</w:t>
      </w:r>
      <w:r w:rsidDel="00000000" w:rsidR="00000000" w:rsidRPr="00000000">
        <w:rPr>
          <w:rFonts w:ascii="Calibri" w:cs="Calibri" w:eastAsia="Calibri" w:hAnsi="Calibri"/>
          <w:rtl w:val="0"/>
        </w:rPr>
        <w:t xml:space="preserve"> from creating and signing altered documents later on. There is no way to tell the difference between an old bit and a new bit, so how could anyone ever be sure that they’re looking at an original document instead of a later forgery?</w:t>
      </w:r>
    </w:p>
    <w:p w:rsidR="00000000" w:rsidDel="00000000" w:rsidP="00000000" w:rsidRDefault="00000000" w:rsidRPr="00000000" w14:paraId="0000005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Stornetta foresaw a crisis of credibility, and decided to dedicate his first period at Bellcore to solving this problem.</w:t>
      </w:r>
    </w:p>
    <w:p w:rsidR="00000000" w:rsidDel="00000000" w:rsidP="00000000" w:rsidRDefault="00000000" w:rsidRPr="00000000" w14:paraId="0000005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He already had a possible solution in mind as well. Stornetta wanted to design a time-stamping system for digital records: getting away with a forgery is much harder when people can prove that the original document existed at an earlier point in time.</w:t>
      </w:r>
    </w:p>
    <w:p w:rsidR="00000000" w:rsidDel="00000000" w:rsidP="00000000" w:rsidRDefault="00000000" w:rsidRPr="00000000" w14:paraId="0000006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Stornetta had not yet figured out how such a time-stamping system would work, exactly, though he suspected that cryptography could be a key part of the answer. And while he wasn’t a cryptographer himself, he was lucky enough that Bellcore cryptographer Stuart Haber—who was also the person who hired Stornetta at Bellcore— agreed to team up with him for the job.</w:t>
      </w:r>
    </w:p>
    <w:p w:rsidR="00000000" w:rsidDel="00000000" w:rsidP="00000000" w:rsidRDefault="00000000" w:rsidRPr="00000000" w14:paraId="0000006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Over the following weeks, Stornetta and Haber brainstormed ideas, speculating on potential strategies to solve the challenge before them.</w:t>
      </w:r>
    </w:p>
    <w:p w:rsidR="00000000" w:rsidDel="00000000" w:rsidP="00000000" w:rsidRDefault="00000000" w:rsidRPr="00000000" w14:paraId="00000062">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Hash Chains</w:t>
      </w:r>
    </w:p>
    <w:p w:rsidR="00000000" w:rsidDel="00000000" w:rsidP="00000000" w:rsidRDefault="00000000" w:rsidRPr="00000000" w14:paraId="0000006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One of their most promising schemes made use of a </w:t>
      </w:r>
      <w:r w:rsidDel="00000000" w:rsidR="00000000" w:rsidRPr="00000000">
        <w:rPr>
          <w:rFonts w:ascii="Calibri" w:cs="Calibri" w:eastAsia="Calibri" w:hAnsi="Calibri"/>
          <w:i w:val="1"/>
          <w:iCs w:val="1"/>
          <w:rtl w:val="0"/>
        </w:rPr>
        <w:t xml:space="preserve">hash function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17"/>
      </w:r>
      <w:r w:rsidDel="00000000" w:rsidR="00000000" w:rsidRPr="00000000">
        <w:rPr>
          <w:rFonts w:ascii="Calibri" w:cs="Calibri" w:eastAsia="Calibri" w:hAnsi="Calibri"/>
          <w:rtl w:val="0"/>
        </w:rPr>
        <w:t xml:space="preserve"> a type of one-way function that scrambles data into a unique and seemingly random string of numbers of a fixed length. Any digital data can be hashed, whether it’s a single letter or an entire book, a music file or a program’s source code. Importantly, the same data will result in the exact same hash every time, but if the original data is altered even a tiny bit, the resulting hash would change unrecognizably. If a single comma is removed from a book, the resulting hash would look nothing like the hash of the original book.</w:t>
      </w:r>
      <w:r w:rsidDel="00000000" w:rsidR="00000000" w:rsidRPr="00000000">
        <w:rPr>
          <w:rtl w:val="0"/>
        </w:rPr>
      </w:r>
    </w:p>
    <w:p w:rsidR="00000000" w:rsidDel="00000000" w:rsidP="00000000" w:rsidRDefault="00000000" w:rsidRPr="00000000" w14:paraId="0000006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Stornetta and Haber considered that documents could be time-stamped by a special time-stamping service.</w:t>
      </w:r>
      <w:r w:rsidDel="00000000" w:rsidR="00000000" w:rsidRPr="00000000">
        <w:rPr>
          <w:rFonts w:ascii="Calibri" w:cs="Calibri" w:eastAsia="Calibri" w:hAnsi="Calibri"/>
          <w:rtl w:val="0"/>
        </w:rPr>
        <w:t xml:space="preserve"> A</w:t>
      </w:r>
      <w:r w:rsidDel="00000000" w:rsidR="00000000" w:rsidRPr="00000000">
        <w:rPr>
          <w:rFonts w:ascii="Calibri" w:cs="Calibri" w:eastAsia="Calibri" w:hAnsi="Calibri"/>
          <w:rtl w:val="0"/>
        </w:rPr>
        <w:t xml:space="preserve"> document would be hashed together with a timecode indicating when the time-stamp service received it, and this hash would be cryptographically signed by the time-stamping server as a form of proof. To show that a document existed at a certain point in time, the owner of the document could provide the original document and the time-stamp, which anyone could then put through a hash function and verify that an identical hash was indeed signed by the time-stamping server.</w:t>
      </w:r>
    </w:p>
    <w:p w:rsidR="00000000" w:rsidDel="00000000" w:rsidP="00000000" w:rsidRDefault="00000000" w:rsidRPr="00000000" w14:paraId="0000006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Further, Stornetta and Haber speculated that different documents could be chronologically linked in a </w:t>
      </w:r>
      <w:r w:rsidDel="00000000" w:rsidR="00000000" w:rsidRPr="00000000">
        <w:rPr>
          <w:rFonts w:ascii="Calibri" w:cs="Calibri" w:eastAsia="Calibri" w:hAnsi="Calibri"/>
          <w:i w:val="1"/>
          <w:iCs w:val="1"/>
          <w:rtl w:val="0"/>
        </w:rPr>
        <w:t xml:space="preserve">hash chain</w:t>
      </w:r>
      <w:r w:rsidDel="00000000" w:rsidR="00000000" w:rsidRPr="00000000">
        <w:rPr>
          <w:rFonts w:ascii="Calibri" w:cs="Calibri" w:eastAsia="Calibri" w:hAnsi="Calibri"/>
          <w:rtl w:val="0"/>
        </w:rPr>
        <w:t xml:space="preserve">. That is, each new document that the time-stamping server received would not only be hashed together with a timecode, but also with the hash of the </w:t>
      </w:r>
      <w:r w:rsidDel="00000000" w:rsidR="00000000" w:rsidRPr="00000000">
        <w:rPr>
          <w:rFonts w:ascii="Calibri" w:cs="Calibri" w:eastAsia="Calibri" w:hAnsi="Calibri"/>
          <w:i w:val="1"/>
          <w:iCs w:val="1"/>
          <w:rtl w:val="0"/>
        </w:rPr>
        <w:t xml:space="preserve">previous </w:t>
      </w:r>
      <w:r w:rsidDel="00000000" w:rsidR="00000000" w:rsidRPr="00000000">
        <w:rPr>
          <w:rFonts w:ascii="Calibri" w:cs="Calibri" w:eastAsia="Calibri" w:hAnsi="Calibri"/>
          <w:rtl w:val="0"/>
        </w:rPr>
        <w:t xml:space="preserve">document. </w:t>
      </w:r>
      <w:r w:rsidDel="00000000" w:rsidR="00000000" w:rsidRPr="00000000">
        <w:rPr>
          <w:rFonts w:ascii="Calibri" w:cs="Calibri" w:eastAsia="Calibri" w:hAnsi="Calibri"/>
          <w:rtl w:val="0"/>
        </w:rPr>
        <w:t xml:space="preserve">This new hash, in turn, would be hashed together with the next document to create the next hash, and so forth. The resulting “chain” of hashes could prove exactly which documents were time-stamped in what order; it would form a chronological </w:t>
      </w:r>
      <w:r w:rsidDel="00000000" w:rsidR="00000000" w:rsidRPr="00000000">
        <w:rPr>
          <w:rFonts w:ascii="Calibri" w:cs="Calibri" w:eastAsia="Calibri" w:hAnsi="Calibri"/>
          <w:rtl w:val="0"/>
        </w:rPr>
        <w:t xml:space="preserve">“backbone record”</w:t>
      </w:r>
      <w:r w:rsidDel="00000000" w:rsidR="00000000" w:rsidRPr="00000000">
        <w:rPr>
          <w:rFonts w:ascii="Calibri" w:cs="Calibri" w:eastAsia="Calibri" w:hAnsi="Calibri"/>
          <w:rtl w:val="0"/>
        </w:rPr>
        <w:t xml:space="preserve"> of all processed documents.</w:t>
      </w:r>
    </w:p>
    <w:p w:rsidR="00000000" w:rsidDel="00000000" w:rsidP="00000000" w:rsidRDefault="00000000" w:rsidRPr="00000000" w14:paraId="0000006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did mean, however, that the time-stamping service itself would have to be trusted not to tamper with the backbone record. In theory, this service could make forgeries by hashing and signing the same documents with different time-stamps, and it could recreate a new hash chain to change the chronological order of the documents, or even delete documents from the record altogether.</w:t>
      </w:r>
    </w:p>
    <w:p w:rsidR="00000000" w:rsidDel="00000000" w:rsidP="00000000" w:rsidRDefault="00000000" w:rsidRPr="00000000" w14:paraId="0000006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Relying on such services was quite common in the field of computer science; public keys were typically distributed by a certificate authority that linked these keys to specific identities, for example. Yet, for Stornetta and Haber, this was no ideal solution. They believed that security in the digital realm shouldn’t require trust in any particular person or entity; much like the cryptographic tools at their disposal, time-stamping would ideally stand on its own.</w:t>
      </w:r>
    </w:p>
    <w:p w:rsidR="00000000" w:rsidDel="00000000" w:rsidP="00000000" w:rsidRDefault="00000000" w:rsidRPr="00000000" w14:paraId="0000006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turned out to be the most challenging part of the problem.</w:t>
      </w:r>
    </w:p>
    <w:p w:rsidR="00000000" w:rsidDel="00000000" w:rsidP="00000000" w:rsidRDefault="00000000" w:rsidRPr="00000000" w14:paraId="0000006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long as any single entity acted as a time-stamping service, it required trust in that entity, while solving this by adding more entities to create a system of security checks also seemed like a dead end. Even if someone would be tasked with overseeing that the time-stamping service remains honest, everyone would still have to trust that this person doesn’t collude with the time-stamping service to change the records. For the same reason, it wouldn’t really help to add a third person to keep both of them honest, or a fourth, or a fifth . . . This would at best increase the scale of collusion required to forge historic records—but it wouldn’t altogether preclude the possibility.</w:t>
      </w:r>
    </w:p>
    <w:p w:rsidR="00000000" w:rsidDel="00000000" w:rsidP="00000000" w:rsidRDefault="00000000" w:rsidRPr="00000000" w14:paraId="0000006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Stornetta and Haber appeared to have run into a fundamental problem that cryptography could not solve. After weeks of fruitless spitballing, the Bellcore colleagues ultimately saw no other option but to conclude that what they really wanted to achieve could not be done.</w:t>
      </w:r>
    </w:p>
    <w:p w:rsidR="00000000" w:rsidDel="00000000" w:rsidP="00000000" w:rsidRDefault="00000000" w:rsidRPr="00000000" w14:paraId="0000006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a kind </w:t>
      </w:r>
      <w:ins w:author="Aaron van Wirdum" w:id="0" w:date="2024-05-29T13:24:13Z">
        <w:r w:rsidDel="00000000" w:rsidR="00000000" w:rsidRPr="00000000">
          <w:rPr>
            <w:rFonts w:ascii="Calibri" w:cs="Calibri" w:eastAsia="Calibri" w:hAnsi="Calibri"/>
            <w:rtl w:val="0"/>
          </w:rPr>
          <w:t xml:space="preserve">of </w:t>
        </w:r>
      </w:ins>
      <w:r w:rsidDel="00000000" w:rsidR="00000000" w:rsidRPr="00000000">
        <w:rPr>
          <w:rFonts w:ascii="Calibri" w:cs="Calibri" w:eastAsia="Calibri" w:hAnsi="Calibri"/>
          <w:rtl w:val="0"/>
        </w:rPr>
        <w:t xml:space="preserve">consolation</w:t>
      </w:r>
      <w:r w:rsidDel="00000000" w:rsidR="00000000" w:rsidRPr="00000000">
        <w:rPr>
          <w:rFonts w:ascii="Calibri" w:cs="Calibri" w:eastAsia="Calibri" w:hAnsi="Calibri"/>
          <w:rtl w:val="0"/>
        </w:rPr>
        <w:t xml:space="preserve">, they decided to publish their findings. Although Stornetta and Haber hadn’t solved the problem of trust, they could now at least show that the problem was unsolvable . . .</w:t>
      </w:r>
    </w:p>
    <w:p w:rsidR="00000000" w:rsidDel="00000000" w:rsidP="00000000" w:rsidRDefault="00000000" w:rsidRPr="00000000" w14:paraId="0000006C">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Distributing Trust</w:t>
      </w:r>
    </w:p>
    <w:p w:rsidR="00000000" w:rsidDel="00000000" w:rsidP="00000000" w:rsidRDefault="00000000" w:rsidRPr="00000000" w14:paraId="0000006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had only been in the process of making the case that the problem was unsolvable that Stornetta realized that they were, in fact, wrong—at least technically.</w:t>
      </w:r>
    </w:p>
    <w:p w:rsidR="00000000" w:rsidDel="00000000" w:rsidP="00000000" w:rsidRDefault="00000000" w:rsidRPr="00000000" w14:paraId="0000006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Stornetta and Haber had concluded that adding more entities to perform checks on the time-stamping service doesn’t solve the problem of trust—it just changes how big the collusion would have to be. Indeed, this seems logically true, and in most cases is indeed true.</w:t>
      </w:r>
    </w:p>
    <w:p w:rsidR="00000000" w:rsidDel="00000000" w:rsidP="00000000" w:rsidRDefault="00000000" w:rsidRPr="00000000" w14:paraId="0000006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Stornetta now realized there is an exception to this rule: if </w:t>
      </w:r>
      <w:r w:rsidDel="00000000" w:rsidR="00000000" w:rsidRPr="00000000">
        <w:rPr>
          <w:rFonts w:ascii="Calibri" w:cs="Calibri" w:eastAsia="Calibri" w:hAnsi="Calibri"/>
          <w:i w:val="1"/>
          <w:iCs w:val="1"/>
          <w:rtl w:val="0"/>
        </w:rPr>
        <w:t xml:space="preserve">everyone</w:t>
      </w:r>
      <w:r w:rsidDel="00000000" w:rsidR="00000000" w:rsidRPr="00000000">
        <w:rPr>
          <w:rFonts w:ascii="Calibri" w:cs="Calibri" w:eastAsia="Calibri" w:hAnsi="Calibri"/>
          <w:rtl w:val="0"/>
        </w:rPr>
        <w:t xml:space="preserve"> checks the time-stamping service, no one can collude: there would not be anyone left to collude against. As long as everybody watches everybody else, there is no trusted party at all!</w:t>
      </w:r>
    </w:p>
    <w:p w:rsidR="00000000" w:rsidDel="00000000" w:rsidP="00000000" w:rsidRDefault="00000000" w:rsidRPr="00000000" w14:paraId="0000007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Or as Stornetta put it:</w:t>
      </w:r>
    </w:p>
    <w:p w:rsidR="00000000" w:rsidDel="00000000" w:rsidP="00000000" w:rsidRDefault="00000000" w:rsidRPr="00000000" w14:paraId="0000007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“If we can essentially create a conspiracy so large that it included the entire world, then we would have in fact inverted the problem and created a trust-free system.”</w:t>
      </w:r>
      <w:r w:rsidDel="00000000" w:rsidR="00000000" w:rsidRPr="00000000">
        <w:rPr>
          <w:rFonts w:ascii="Calibri" w:cs="Calibri" w:eastAsia="Calibri" w:hAnsi="Calibri"/>
          <w:vertAlign w:val="superscript"/>
        </w:rPr>
        <w:footnoteReference w:customMarkFollows="0" w:id="18"/>
      </w:r>
      <w:r w:rsidDel="00000000" w:rsidR="00000000" w:rsidRPr="00000000">
        <w:rPr>
          <w:rtl w:val="0"/>
        </w:rPr>
      </w:r>
    </w:p>
    <w:p w:rsidR="00000000" w:rsidDel="00000000" w:rsidP="00000000" w:rsidRDefault="00000000" w:rsidRPr="00000000" w14:paraId="0000007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Now of course, making the group that checks for forgeries so big that it literally includes everyone on earth is rather implausible. Nevertheless, the fresh insight did represent a real breakthrough in Stornetta and Haber’s thinking.</w:t>
      </w:r>
    </w:p>
    <w:p w:rsidR="00000000" w:rsidDel="00000000" w:rsidP="00000000" w:rsidRDefault="00000000" w:rsidRPr="00000000" w14:paraId="0000007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eventually led to the publication of their 1990 paper </w:t>
      </w:r>
      <w:r w:rsidDel="00000000" w:rsidR="00000000" w:rsidRPr="00000000">
        <w:rPr>
          <w:rFonts w:ascii="Calibri" w:cs="Calibri" w:eastAsia="Calibri" w:hAnsi="Calibri"/>
          <w:rtl w:val="0"/>
        </w:rPr>
        <w:t xml:space="preserve">“How to Time-Stamp a Digital Document.”</w:t>
      </w:r>
      <w:r w:rsidDel="00000000" w:rsidR="00000000" w:rsidRPr="00000000">
        <w:rPr>
          <w:rFonts w:ascii="Calibri" w:cs="Calibri" w:eastAsia="Calibri" w:hAnsi="Calibri"/>
          <w:vertAlign w:val="superscript"/>
        </w:rPr>
        <w:footnoteReference w:customMarkFollows="0" w:id="19"/>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Breaking new grounds in the field of digital time-stamping, the paper outlined two slightly different proposals.</w:t>
      </w:r>
    </w:p>
    <w:p w:rsidR="00000000" w:rsidDel="00000000" w:rsidP="00000000" w:rsidRDefault="00000000" w:rsidRPr="00000000" w14:paraId="0000007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first proposal closely resembled their hash chain backbone record idea, where the time-stamping service would cryptographically sign and chronologically link each update to the record to prove that it was really the time-stamping service that added the new document, and in what order. But importantly, instead of trusting only the time-stamping service with the backbone record, this backbone record would now be shared with every participant.</w:t>
      </w:r>
    </w:p>
    <w:p w:rsidR="00000000" w:rsidDel="00000000" w:rsidP="00000000" w:rsidRDefault="00000000" w:rsidRPr="00000000" w14:paraId="0000007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brilliance of this solution was that if the time-stamping service were ever to try to backdate, delete, or otherwise change a previously time-stamped document, any user that kept a copy of the backbone record would notice the change. If the content or the timecodes of a document was altered even slightly, this would completely change the corresponding hash, which would in turn also change every hash that came after it, making it entirely incompatible with the widely distributed record: the time-stamping service would never get away with its attempted forgery.</w:t>
      </w:r>
    </w:p>
    <w:p w:rsidR="00000000" w:rsidDel="00000000" w:rsidP="00000000" w:rsidRDefault="00000000" w:rsidRPr="00000000" w14:paraId="0000007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second solution described by Stornetta and Haber even eliminated the time-stamping service altogether. In this variant, a group of participating users would take turns to add a new document to the hash chain. Whenever someone would want to time-stamp a document, the randomness of the hash of that document itself would be used to determine which participant should sign it, as if it were some type of hash lottery.</w:t>
      </w:r>
    </w:p>
    <w:p w:rsidR="00000000" w:rsidDel="00000000" w:rsidP="00000000" w:rsidRDefault="00000000" w:rsidRPr="00000000" w14:paraId="0000007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Featuring not one, but two ingenious proposals—one even more trust-minimized than the other—Stornetta and Haber’s paper represented a big leap forward for digital time-stamping.</w:t>
        <w:br w:type="textWrapping"/>
        <w:br w:type="textWrapping"/>
        <w:t xml:space="preserve">That said, hash chains did present a new problem: they didn’t scale particularly well, especially when considering the modest computational resources available to an average computer user in the early 1990s. With one new hash for each document added to the backbone record, the participating users would over time need to store quite a lot of data if these systems were to catch on in a big way.</w:t>
      </w:r>
    </w:p>
    <w:p w:rsidR="00000000" w:rsidDel="00000000" w:rsidP="00000000" w:rsidRDefault="00000000" w:rsidRPr="00000000" w14:paraId="0000007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as these users would need to store increasingly more data in order to participate, more of them would likely opt out and instead just trust the record held by the time-stamping service and other users, which would in turn reintroduce trust into these systems: to really be secure, the time-stamping scheme explicitly depended on broad participation.</w:t>
      </w:r>
    </w:p>
    <w:p w:rsidR="00000000" w:rsidDel="00000000" w:rsidP="00000000" w:rsidRDefault="00000000" w:rsidRPr="00000000" w14:paraId="0000007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was mathematician Dave Bayer who helped resolve this conundrum, with </w:t>
      </w:r>
      <w:r w:rsidDel="00000000" w:rsidR="00000000" w:rsidRPr="00000000">
        <w:rPr>
          <w:rFonts w:ascii="Calibri" w:cs="Calibri" w:eastAsia="Calibri" w:hAnsi="Calibri"/>
          <w:i w:val="1"/>
          <w:iCs w:val="1"/>
          <w:rtl w:val="0"/>
        </w:rPr>
        <w:t xml:space="preserve">Merkle Trees</w:t>
      </w:r>
      <w:r w:rsidDel="00000000" w:rsidR="00000000" w:rsidRPr="00000000">
        <w:rPr>
          <w:rFonts w:ascii="Calibri" w:cs="Calibri" w:eastAsia="Calibri" w:hAnsi="Calibri"/>
          <w:rtl w:val="0"/>
        </w:rPr>
        <w:t xml:space="preserve">.</w:t>
      </w:r>
    </w:p>
    <w:p w:rsidR="00000000" w:rsidDel="00000000" w:rsidP="00000000" w:rsidRDefault="00000000" w:rsidRPr="00000000" w14:paraId="0000007A">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Merkle Trees</w:t>
      </w:r>
    </w:p>
    <w:p w:rsidR="00000000" w:rsidDel="00000000" w:rsidP="00000000" w:rsidRDefault="00000000" w:rsidRPr="00000000" w14:paraId="0000007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the years after completing his internship with Martin Hellman, Ralph Merkle had gone on to make a name for himself as one of the preeminent cryptographers of his generation. Among other innovations, he’d designed a new one-way function, introduced a faster encryption protocol, proposed his own signature algorithm, and although he technically didn’t coauthor the paper, many cryptographers had come to regard Merkle as the third inventor of the Diffie-Hellman key exchange.</w:t>
      </w:r>
    </w:p>
    <w:p w:rsidR="00000000" w:rsidDel="00000000" w:rsidP="00000000" w:rsidRDefault="00000000" w:rsidRPr="00000000" w14:paraId="0000007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perhaps most notable of all, Merkle ha</w:t>
      </w:r>
      <w:r w:rsidDel="00000000" w:rsidR="00000000" w:rsidRPr="00000000">
        <w:rPr>
          <w:rFonts w:ascii="Calibri" w:cs="Calibri" w:eastAsia="Calibri" w:hAnsi="Calibri"/>
          <w:rtl w:val="0"/>
        </w:rPr>
        <w:t xml:space="preserve">d in 1979</w:t>
      </w:r>
      <w:r w:rsidDel="00000000" w:rsidR="00000000" w:rsidRPr="00000000">
        <w:rPr>
          <w:rFonts w:ascii="Calibri" w:cs="Calibri" w:eastAsia="Calibri" w:hAnsi="Calibri"/>
          <w:rtl w:val="0"/>
        </w:rPr>
        <w:t xml:space="preserve"> invented the Merkle Tree.</w:t>
      </w:r>
      <w:r w:rsidDel="00000000" w:rsidR="00000000" w:rsidRPr="00000000">
        <w:rPr>
          <w:rFonts w:ascii="Calibri" w:cs="Calibri" w:eastAsia="Calibri" w:hAnsi="Calibri"/>
          <w:vertAlign w:val="superscript"/>
        </w:rPr>
        <w:footnoteReference w:customMarkFollows="0" w:id="20"/>
      </w:r>
      <w:r w:rsidDel="00000000" w:rsidR="00000000" w:rsidRPr="00000000">
        <w:rPr>
          <w:rFonts w:ascii="Calibri" w:cs="Calibri" w:eastAsia="Calibri" w:hAnsi="Calibri"/>
          <w:rtl w:val="0"/>
        </w:rPr>
        <w:t xml:space="preserve"> Originally designed as part of a system for producing authentication certificates for a public key directory, Merkle Trees offer a compact and secure check on the contents of all sorts of data sets by combining hashes in a clever mathematical structure.</w:t>
      </w:r>
    </w:p>
    <w:p w:rsidR="00000000" w:rsidDel="00000000" w:rsidP="00000000" w:rsidRDefault="00000000" w:rsidRPr="00000000" w14:paraId="0000007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Specifically, a Merkle Tree cryptographically aggregates different pieces of data using a few simple steps. First, all the different pieces of data are hashed individually, so each piece of data has its own unique hash. Next, all these hashes are paired in groups of two. Each pair of hashes is then hashed together, which produces one new hash per pair. All the new hashes are then paired again, and these pairs are again hashed together. This process repeats until there is only one hash left, called the </w:t>
      </w:r>
      <w:r w:rsidDel="00000000" w:rsidR="00000000" w:rsidRPr="00000000">
        <w:rPr>
          <w:rFonts w:ascii="Calibri" w:cs="Calibri" w:eastAsia="Calibri" w:hAnsi="Calibri"/>
          <w:i w:val="1"/>
          <w:iCs w:val="1"/>
          <w:rtl w:val="0"/>
        </w:rPr>
        <w:t xml:space="preserve">Merkle Root</w:t>
      </w:r>
      <w:r w:rsidDel="00000000" w:rsidR="00000000" w:rsidRPr="00000000">
        <w:rPr>
          <w:rFonts w:ascii="Calibri" w:cs="Calibri" w:eastAsia="Calibri" w:hAnsi="Calibri"/>
          <w:rtl w:val="0"/>
        </w:rPr>
        <w:t xml:space="preserve">. (Visualized, the resulting data structure looks something like a family tree, but for large numbers instead of people.)</w:t>
      </w:r>
    </w:p>
    <w:p w:rsidR="00000000" w:rsidDel="00000000" w:rsidP="00000000" w:rsidRDefault="00000000" w:rsidRPr="00000000" w14:paraId="0000007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Merkle Trees facilitate checks to see whether the hash of a specific piece of data is included in the tree. Importantly, this can be done without needing to see any of the other data that was hashed, nor even most of the other hashes. All that’s needed is a </w:t>
      </w:r>
      <w:r w:rsidDel="00000000" w:rsidR="00000000" w:rsidRPr="00000000">
        <w:rPr>
          <w:rFonts w:ascii="Calibri" w:cs="Calibri" w:eastAsia="Calibri" w:hAnsi="Calibri"/>
          <w:i w:val="1"/>
          <w:iCs w:val="1"/>
          <w:rtl w:val="0"/>
        </w:rPr>
        <w:t xml:space="preserve">Merkle proof</w:t>
      </w:r>
      <w:r w:rsidDel="00000000" w:rsidR="00000000" w:rsidRPr="00000000">
        <w:rPr>
          <w:rFonts w:ascii="Calibri" w:cs="Calibri" w:eastAsia="Calibri" w:hAnsi="Calibri"/>
          <w:rtl w:val="0"/>
        </w:rPr>
        <w:t xml:space="preserve">, consisting of the relevant “</w:t>
      </w:r>
      <w:r w:rsidDel="00000000" w:rsidR="00000000" w:rsidRPr="00000000">
        <w:rPr>
          <w:rFonts w:ascii="Calibri" w:cs="Calibri" w:eastAsia="Calibri" w:hAnsi="Calibri"/>
          <w:rtl w:val="0"/>
        </w:rPr>
        <w:t xml:space="preserve">branches</w:t>
      </w:r>
      <w:r w:rsidDel="00000000" w:rsidR="00000000" w:rsidRPr="00000000">
        <w:rPr>
          <w:rFonts w:ascii="Calibri" w:cs="Calibri" w:eastAsia="Calibri" w:hAnsi="Calibri"/>
          <w:rtl w:val="0"/>
        </w:rPr>
        <w:t xml:space="preserve">” of the tree: this essentially serves as a compact set of “directions” to find the path from the Merkle Root to the hash of the specific piece of data.</w:t>
      </w:r>
    </w:p>
    <w:p w:rsidR="00000000" w:rsidDel="00000000" w:rsidP="00000000" w:rsidRDefault="00000000" w:rsidRPr="00000000" w14:paraId="0000007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Meanwhile, it’s strictly impossible to edit or remove anything from a tree without changing the entire tree, or, more precisely, without changing the Merkle Root. If a piece of data is altered or removed, the corresponding hash would change as well, which in turn necessarily affects what its “child” hash looks like, which of course affects the next hash, and so on, all the way down to the Merkle Root. Not unlike hash chains, Merkle Trees unequivocally show whether data was altered, but in a much more compact format.</w:t>
      </w:r>
    </w:p>
    <w:p w:rsidR="00000000" w:rsidDel="00000000" w:rsidP="00000000" w:rsidRDefault="00000000" w:rsidRPr="00000000" w14:paraId="0000008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would prove to be a valuable property in the battle against digital fraud.</w:t>
      </w:r>
    </w:p>
    <w:p w:rsidR="00000000" w:rsidDel="00000000" w:rsidP="00000000" w:rsidRDefault="00000000" w:rsidRPr="00000000" w14:paraId="00000081">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 Chain of Roots</w:t>
      </w:r>
    </w:p>
    <w:p w:rsidR="00000000" w:rsidDel="00000000" w:rsidP="00000000" w:rsidRDefault="00000000" w:rsidRPr="00000000" w14:paraId="0000008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Well versed in the many cryptographic proposals that were introduced in the decade and a half prior to the publication of Stornetta and Haber’s first paper, Bayer suggested to the Bellcore researchers that they could use Merkle’s hash structure for time-stamping—a suggestion that the duo gladly accepted. Their second paper, “Improving the Efficiency and Reliability of Digital Time-Stamping,” was published in 1993, and included Bayer as a third author.</w:t>
      </w:r>
      <w:r w:rsidDel="00000000" w:rsidR="00000000" w:rsidRPr="00000000">
        <w:rPr>
          <w:rFonts w:ascii="Calibri" w:cs="Calibri" w:eastAsia="Calibri" w:hAnsi="Calibri"/>
          <w:vertAlign w:val="superscript"/>
        </w:rPr>
        <w:footnoteReference w:customMarkFollows="0" w:id="21"/>
      </w:r>
      <w:r w:rsidDel="00000000" w:rsidR="00000000" w:rsidRPr="00000000">
        <w:rPr>
          <w:rtl w:val="0"/>
        </w:rPr>
      </w:r>
    </w:p>
    <w:p w:rsidR="00000000" w:rsidDel="00000000" w:rsidP="00000000" w:rsidRDefault="00000000" w:rsidRPr="00000000" w14:paraId="0000008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Stornetta, Haber, and Bayer proposed to time-stamp many documents at once by including them all in one big Merkle Tree, with one such tree created per day or so. Instead of a hash for each time-stamped document, users would only need to keep the daily Merkle Root as a backbone record, and just their own Merkle proofs to locate the hash of their time-stamped documents in the relevant tree.</w:t>
      </w:r>
    </w:p>
    <w:p w:rsidR="00000000" w:rsidDel="00000000" w:rsidP="00000000" w:rsidRDefault="00000000" w:rsidRPr="00000000" w14:paraId="0000008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represented a dramatic efficiency improvement, which allowed more users to participate in the time-stamping process. It would even be possible to publish the daily Merkle Root in a newspaper, where it’d be very public and preserved in physical newspaper archives. (Stornetta and Haber later founded the time-stamping startup Surety, which indeed included Merkle Roots in </w:t>
      </w:r>
      <w:r w:rsidDel="00000000" w:rsidR="00000000" w:rsidRPr="00000000">
        <w:rPr>
          <w:rFonts w:ascii="Calibri" w:cs="Calibri" w:eastAsia="Calibri" w:hAnsi="Calibri"/>
          <w:i w:val="1"/>
          <w:iCs w:val="1"/>
          <w:rtl w:val="0"/>
        </w:rPr>
        <w:t xml:space="preserve">New York Times</w:t>
      </w:r>
      <w:r w:rsidDel="00000000" w:rsidR="00000000" w:rsidRPr="00000000">
        <w:rPr>
          <w:rFonts w:ascii="Calibri" w:cs="Calibri" w:eastAsia="Calibri" w:hAnsi="Calibri"/>
          <w:rtl w:val="0"/>
        </w:rPr>
        <w:t xml:space="preserve"> classified ads.)</w:t>
      </w:r>
    </w:p>
    <w:p w:rsidR="00000000" w:rsidDel="00000000" w:rsidP="00000000" w:rsidRDefault="00000000" w:rsidRPr="00000000" w14:paraId="0000008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Furthermore—and as elaborated on in Stornetta and Haber’s third paper “</w:t>
      </w:r>
      <w:r w:rsidDel="00000000" w:rsidR="00000000" w:rsidRPr="00000000">
        <w:rPr>
          <w:rFonts w:ascii="Calibri" w:cs="Calibri" w:eastAsia="Calibri" w:hAnsi="Calibri"/>
          <w:rtl w:val="0"/>
        </w:rPr>
        <w:t xml:space="preserve">Secure Names for Bit-Strings”</w:t>
      </w:r>
      <w:r w:rsidDel="00000000" w:rsidR="00000000" w:rsidRPr="00000000">
        <w:rPr>
          <w:rFonts w:ascii="Calibri" w:cs="Calibri" w:eastAsia="Calibri" w:hAnsi="Calibri"/>
          <w:vertAlign w:val="superscript"/>
        </w:rPr>
        <w:footnoteReference w:customMarkFollows="0" w:id="22"/>
      </w:r>
      <w:r w:rsidDel="00000000" w:rsidR="00000000" w:rsidRPr="00000000">
        <w:rPr>
          <w:rFonts w:ascii="Calibri" w:cs="Calibri" w:eastAsia="Calibri" w:hAnsi="Calibri"/>
          <w:rtl w:val="0"/>
        </w:rPr>
        <w:t xml:space="preserve">—each new Merkle Tree could also include the previous Merkle Root. As such, the series of Merkle Roots would themselves create a chronological hash chain. If one Merkle Tree is created per day, yesterday’s Merkle Root would be included in today’s Merkle Tree, while today’s Merkle Root would be included in tomorrow’s Merkle Tree, and so on.</w:t>
      </w:r>
    </w:p>
    <w:p w:rsidR="00000000" w:rsidDel="00000000" w:rsidP="00000000" w:rsidRDefault="00000000" w:rsidRPr="00000000" w14:paraId="00000086">
      <w:pPr>
        <w:spacing w:after="200" w:lineRule="auto"/>
        <w:rPr>
          <w:rFonts w:ascii="Calibri" w:cs="Calibri" w:eastAsia="Calibri" w:hAnsi="Calibri"/>
        </w:rPr>
      </w:pPr>
      <w:r w:rsidDel="00000000" w:rsidR="00000000" w:rsidRPr="00000000">
        <w:rPr>
          <w:rFonts w:ascii="Calibri" w:cs="Calibri" w:eastAsia="Calibri" w:hAnsi="Calibri"/>
          <w:rtl w:val="0"/>
        </w:rPr>
        <w:t xml:space="preserve">In this way, the order of Merkle Trees would be cryptographically linked, too. This would make forgery harder, still: even if someone for example managed to forge one </w:t>
      </w:r>
      <w:r w:rsidDel="00000000" w:rsidR="00000000" w:rsidRPr="00000000">
        <w:rPr>
          <w:rFonts w:ascii="Calibri" w:cs="Calibri" w:eastAsia="Calibri" w:hAnsi="Calibri"/>
          <w:i w:val="1"/>
          <w:iCs w:val="1"/>
          <w:rtl w:val="0"/>
        </w:rPr>
        <w:t xml:space="preserve">New York Times</w:t>
      </w:r>
      <w:r w:rsidDel="00000000" w:rsidR="00000000" w:rsidRPr="00000000">
        <w:rPr>
          <w:rFonts w:ascii="Calibri" w:cs="Calibri" w:eastAsia="Calibri" w:hAnsi="Calibri"/>
          <w:rtl w:val="0"/>
        </w:rPr>
        <w:t xml:space="preserve"> edition in the physical archive to include a different Merkle Root somehow, it wouldn’t add up with the Merkle Roots published in all newspapers published since then—nor, of course, with people’s personal records.</w:t>
      </w:r>
    </w:p>
    <w:p w:rsidR="00000000" w:rsidDel="00000000" w:rsidP="00000000" w:rsidRDefault="00000000" w:rsidRPr="00000000" w14:paraId="00000087">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if someone would try to backdate a document, it wouldn’t just alter the Merkle Root of that specific day, but it would be incompatible with every time-stamping record that was published since then. </w:t>
      </w:r>
      <w:r w:rsidDel="00000000" w:rsidR="00000000" w:rsidRPr="00000000">
        <w:rPr>
          <w:rFonts w:ascii="Calibri" w:cs="Calibri" w:eastAsia="Calibri" w:hAnsi="Calibri"/>
          <w:rtl w:val="0"/>
        </w:rPr>
        <w:t xml:space="preserve">Forgery, practically speaking, would be impossible</w:t>
      </w:r>
      <w:r w:rsidDel="00000000" w:rsidR="00000000" w:rsidRPr="00000000">
        <w:rPr>
          <w:rFonts w:ascii="Calibri" w:cs="Calibri" w:eastAsia="Calibri" w:hAnsi="Calibri"/>
          <w:rtl w:val="0"/>
        </w:rPr>
        <w:t xml:space="preserve">. In effect, Scott Stornetta and Stuart Haber designed a form of historic data authentication.</w:t>
      </w:r>
    </w:p>
    <w:p w:rsidR="00000000" w:rsidDel="00000000" w:rsidP="00000000" w:rsidRDefault="00000000" w:rsidRPr="00000000" w14:paraId="00000088">
      <w:pPr>
        <w:spacing w:after="200" w:lineRule="auto"/>
        <w:rPr>
          <w:rFonts w:ascii="Calibri" w:cs="Calibri" w:eastAsia="Calibri" w:hAnsi="Calibri"/>
        </w:rPr>
      </w:pPr>
      <w:r w:rsidDel="00000000" w:rsidR="00000000" w:rsidRPr="00000000">
        <w:rPr>
          <w:rFonts w:ascii="Calibri" w:cs="Calibri" w:eastAsia="Calibri" w:hAnsi="Calibri"/>
          <w:rtl w:val="0"/>
        </w:rPr>
        <w:t xml:space="preserve">The key to their success, had been the distribution of trust.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David Chaum, “Security Without Identification: Transaction Systems to Make Big Brother Obsolete,” </w:t>
      </w:r>
      <w:r w:rsidDel="00000000" w:rsidR="00000000" w:rsidRPr="00000000">
        <w:rPr>
          <w:i w:val="1"/>
          <w:iCs w:val="1"/>
          <w:sz w:val="20"/>
          <w:szCs w:val="20"/>
          <w:rtl w:val="0"/>
        </w:rPr>
        <w:t xml:space="preserve">Communications of the ACM</w:t>
      </w:r>
      <w:r w:rsidDel="00000000" w:rsidR="00000000" w:rsidRPr="00000000">
        <w:rPr>
          <w:sz w:val="20"/>
          <w:szCs w:val="20"/>
          <w:rtl w:val="0"/>
        </w:rPr>
        <w:t xml:space="preserve"> 28, no. 10 (October 1985): 1030–1044.</w:t>
      </w:r>
    </w:p>
  </w:footnote>
  <w:footnote w:id="1">
    <w:p w:rsidR="00000000" w:rsidDel="00000000" w:rsidP="00000000" w:rsidRDefault="00000000" w:rsidRPr="00000000" w14:paraId="000000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David Chaum, “Achieving Electronic Privacy,” </w:t>
      </w:r>
      <w:r w:rsidDel="00000000" w:rsidR="00000000" w:rsidRPr="00000000">
        <w:rPr>
          <w:i w:val="1"/>
          <w:iCs w:val="1"/>
          <w:sz w:val="20"/>
          <w:szCs w:val="20"/>
          <w:rtl w:val="0"/>
        </w:rPr>
        <w:t xml:space="preserve">Scientific American </w:t>
      </w:r>
      <w:r w:rsidDel="00000000" w:rsidR="00000000" w:rsidRPr="00000000">
        <w:rPr>
          <w:sz w:val="20"/>
          <w:szCs w:val="20"/>
          <w:rtl w:val="0"/>
        </w:rPr>
        <w:t xml:space="preserve">267, 2 </w:t>
      </w:r>
      <w:r w:rsidDel="00000000" w:rsidR="00000000" w:rsidRPr="00000000">
        <w:rPr>
          <w:sz w:val="20"/>
          <w:szCs w:val="20"/>
          <w:rtl w:val="0"/>
        </w:rPr>
        <w:t xml:space="preserve">(August 1992): 96–101.</w:t>
      </w:r>
      <w:r w:rsidDel="00000000" w:rsidR="00000000" w:rsidRPr="00000000">
        <w:rPr>
          <w:rtl w:val="0"/>
        </w:rPr>
      </w:r>
    </w:p>
  </w:footnote>
  <w:footnote w:id="2">
    <w:p w:rsidR="00000000" w:rsidDel="00000000" w:rsidP="00000000" w:rsidRDefault="00000000" w:rsidRPr="00000000" w14:paraId="0000008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David Chaum, “Blind Signatures for Untraceable Payments,” </w:t>
      </w:r>
      <w:r w:rsidDel="00000000" w:rsidR="00000000" w:rsidRPr="00000000">
        <w:rPr>
          <w:i w:val="1"/>
          <w:iCs w:val="1"/>
          <w:sz w:val="20"/>
          <w:szCs w:val="20"/>
          <w:rtl w:val="0"/>
        </w:rPr>
        <w:t xml:space="preserve">Advances in Cryptology: Proceedings of Crypto 82</w:t>
      </w:r>
      <w:r w:rsidDel="00000000" w:rsidR="00000000" w:rsidRPr="00000000">
        <w:rPr>
          <w:sz w:val="20"/>
          <w:szCs w:val="20"/>
          <w:rtl w:val="0"/>
        </w:rPr>
        <w:t xml:space="preserve"> (Boston: Springer, 1983): 199–203.</w:t>
      </w:r>
      <w:r w:rsidDel="00000000" w:rsidR="00000000" w:rsidRPr="00000000">
        <w:rPr>
          <w:rtl w:val="0"/>
        </w:rPr>
      </w:r>
    </w:p>
  </w:footnote>
  <w:footnote w:id="3">
    <w:p w:rsidR="00000000" w:rsidDel="00000000" w:rsidP="00000000" w:rsidRDefault="00000000" w:rsidRPr="00000000" w14:paraId="000000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Chaum would later also propose a solution where double-spending could de-anonymize the perpetrator, somewhat </w:t>
      </w:r>
      <w:r w:rsidDel="00000000" w:rsidR="00000000" w:rsidRPr="00000000">
        <w:rPr>
          <w:sz w:val="20"/>
          <w:szCs w:val="20"/>
          <w:rtl w:val="0"/>
        </w:rPr>
        <w:t xml:space="preserve">limiting the need to immediately check each incoming payment</w:t>
      </w:r>
      <w:r w:rsidDel="00000000" w:rsidR="00000000" w:rsidRPr="00000000">
        <w:rPr>
          <w:sz w:val="20"/>
          <w:szCs w:val="20"/>
          <w:rtl w:val="0"/>
        </w:rPr>
        <w:t xml:space="preserve"> against the bank’s records since the perpetrator of a double-spend attack can be identified.</w:t>
      </w:r>
    </w:p>
  </w:footnote>
  <w:footnote w:id="4">
    <w:p w:rsidR="00000000" w:rsidDel="00000000" w:rsidP="00000000" w:rsidRDefault="00000000" w:rsidRPr="00000000" w14:paraId="000000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a nifty extra detail, the system also embeds a type of fraud prevention check—albeit one that comes at the expense of privacy if and when users would opt to use it. If Carol would falsely claim that she’d never been paid, Bob could choose to reveal the nonce to Alice Bank, proving that he created the digital dollars that Carol deposited, proving that he paid them to her.</w:t>
      </w:r>
    </w:p>
  </w:footnote>
  <w:footnote w:id="5">
    <w:p w:rsidR="00000000" w:rsidDel="00000000" w:rsidP="00000000" w:rsidRDefault="00000000" w:rsidRPr="00000000" w14:paraId="000000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That said, there are some other, perhaps more drastic measures that Alice Bank could have taken. Besides refusing to issue digital dollars to Bob in the first place, she could have also blocked </w:t>
      </w:r>
      <w:r w:rsidDel="00000000" w:rsidR="00000000" w:rsidRPr="00000000">
        <w:rPr>
          <w:i w:val="1"/>
          <w:iCs w:val="1"/>
          <w:sz w:val="20"/>
          <w:szCs w:val="20"/>
          <w:rtl w:val="0"/>
        </w:rPr>
        <w:t xml:space="preserve">all </w:t>
      </w:r>
      <w:r w:rsidDel="00000000" w:rsidR="00000000" w:rsidRPr="00000000">
        <w:rPr>
          <w:sz w:val="20"/>
          <w:szCs w:val="20"/>
          <w:rtl w:val="0"/>
        </w:rPr>
        <w:t xml:space="preserve">electronic cash payments. Similarly, she could block particular users from accepting payments; even if payments can’t be traced, some users can still be excluded from participation in the system.</w:t>
      </w:r>
    </w:p>
  </w:footnote>
  <w:footnote w:id="7">
    <w:p w:rsidR="00000000" w:rsidDel="00000000" w:rsidP="00000000" w:rsidRDefault="00000000" w:rsidRPr="00000000" w14:paraId="000000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David Chaum, “Security Without Identification.”</w:t>
      </w:r>
    </w:p>
  </w:footnote>
  <w:footnote w:id="8">
    <w:p w:rsidR="00000000" w:rsidDel="00000000" w:rsidP="00000000" w:rsidRDefault="00000000" w:rsidRPr="00000000" w14:paraId="000000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the end, the toll project was not adopted: the idea proved to be too controversial in the Netherlands. However, the technology would later be licensed under the name “DyniCash” to a Dallas-based company that specialized in microwave-</w:t>
      </w:r>
      <w:r w:rsidDel="00000000" w:rsidR="00000000" w:rsidRPr="00000000">
        <w:rPr>
          <w:sz w:val="20"/>
          <w:szCs w:val="20"/>
          <w:rtl w:val="0"/>
        </w:rPr>
        <w:t xml:space="preserve">frequency communication</w:t>
      </w:r>
      <w:r w:rsidDel="00000000" w:rsidR="00000000" w:rsidRPr="00000000">
        <w:rPr>
          <w:sz w:val="20"/>
          <w:szCs w:val="20"/>
          <w:rtl w:val="0"/>
        </w:rPr>
        <w:t xml:space="preserve"> for trains.</w:t>
      </w:r>
    </w:p>
  </w:footnote>
  <w:footnote w:id="9">
    <w:p w:rsidR="00000000" w:rsidDel="00000000" w:rsidP="00000000" w:rsidRDefault="00000000" w:rsidRPr="00000000" w14:paraId="000000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Peter H. Lewis, “Attention Internet Shoppers: E-Cash Is Here,” </w:t>
      </w:r>
      <w:r w:rsidDel="00000000" w:rsidR="00000000" w:rsidRPr="00000000">
        <w:rPr>
          <w:i w:val="1"/>
          <w:iCs w:val="1"/>
          <w:sz w:val="20"/>
          <w:szCs w:val="20"/>
          <w:rtl w:val="0"/>
        </w:rPr>
        <w:t xml:space="preserve">The New York Times</w:t>
      </w:r>
      <w:r w:rsidDel="00000000" w:rsidR="00000000" w:rsidRPr="00000000">
        <w:rPr>
          <w:sz w:val="20"/>
          <w:szCs w:val="20"/>
          <w:rtl w:val="0"/>
        </w:rPr>
        <w:t xml:space="preserve">, October 19, 1994, </w:t>
      </w:r>
      <w:hyperlink r:id="rId1">
        <w:r w:rsidDel="00000000" w:rsidR="00000000" w:rsidRPr="00000000">
          <w:rPr>
            <w:color w:val="1155cc"/>
            <w:sz w:val="20"/>
            <w:szCs w:val="20"/>
            <w:u w:val="single"/>
            <w:rtl w:val="0"/>
          </w:rPr>
          <w:t xml:space="preserve">https://www.nytimes.com/1994/10/19/business/attention-internet-shoppers-e-cash-is-here.html</w:t>
        </w:r>
      </w:hyperlink>
      <w:r w:rsidDel="00000000" w:rsidR="00000000" w:rsidRPr="00000000">
        <w:rPr>
          <w:sz w:val="20"/>
          <w:szCs w:val="20"/>
          <w:rtl w:val="0"/>
        </w:rPr>
        <w:t xml:space="preserve">.</w:t>
      </w:r>
      <w:r w:rsidDel="00000000" w:rsidR="00000000" w:rsidRPr="00000000">
        <w:rPr>
          <w:rtl w:val="0"/>
        </w:rPr>
      </w:r>
    </w:p>
  </w:footnote>
  <w:footnote w:id="11">
    <w:p w:rsidR="00000000" w:rsidDel="00000000" w:rsidP="00000000" w:rsidRDefault="00000000" w:rsidRPr="00000000" w14:paraId="000000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DigiCash, “Advance Bank First to Provide DigiCash’s ecash™ System in Australia,” DigiCash, October, 1996, accessed via </w:t>
      </w:r>
      <w:hyperlink r:id="rId2">
        <w:r w:rsidDel="00000000" w:rsidR="00000000" w:rsidRPr="00000000">
          <w:rPr>
            <w:color w:val="1155cc"/>
            <w:sz w:val="20"/>
            <w:szCs w:val="20"/>
            <w:u w:val="single"/>
            <w:rtl w:val="0"/>
          </w:rPr>
          <w:t xml:space="preserve">https://web.archive.org/web/19961102121407/https://www.digicash.com/publish/ec_pres6.html</w:t>
        </w:r>
      </w:hyperlink>
      <w:r w:rsidDel="00000000" w:rsidR="00000000" w:rsidRPr="00000000">
        <w:rPr>
          <w:sz w:val="20"/>
          <w:szCs w:val="20"/>
          <w:rtl w:val="0"/>
        </w:rPr>
        <w:t xml:space="preserve">.</w:t>
      </w:r>
      <w:r w:rsidDel="00000000" w:rsidR="00000000" w:rsidRPr="00000000">
        <w:rPr>
          <w:rtl w:val="0"/>
        </w:rPr>
      </w:r>
    </w:p>
  </w:footnote>
  <w:footnote w:id="12">
    <w:p w:rsidR="00000000" w:rsidDel="00000000" w:rsidP="00000000" w:rsidRDefault="00000000" w:rsidRPr="00000000" w14:paraId="000000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DigiCash, “DigiCash’s Ecash™ to be Issued by Deutsche Bank,” DigiCash, May 7, 1996, accessed via </w:t>
      </w:r>
      <w:hyperlink r:id="rId3">
        <w:r w:rsidDel="00000000" w:rsidR="00000000" w:rsidRPr="00000000">
          <w:rPr>
            <w:color w:val="1155cc"/>
            <w:sz w:val="20"/>
            <w:szCs w:val="20"/>
            <w:u w:val="single"/>
            <w:rtl w:val="0"/>
          </w:rPr>
          <w:t xml:space="preserve">https://web.archive.org/web/19961102121355/https://www.digicash.com/publish/ec_pres5.html</w:t>
        </w:r>
      </w:hyperlink>
      <w:r w:rsidDel="00000000" w:rsidR="00000000" w:rsidRPr="00000000">
        <w:rPr>
          <w:sz w:val="20"/>
          <w:szCs w:val="20"/>
          <w:rtl w:val="0"/>
        </w:rPr>
        <w:t xml:space="preserve">.</w:t>
      </w:r>
      <w:r w:rsidDel="00000000" w:rsidR="00000000" w:rsidRPr="00000000">
        <w:rPr>
          <w:rtl w:val="0"/>
        </w:rPr>
      </w:r>
    </w:p>
  </w:footnote>
  <w:footnote w:id="13">
    <w:p w:rsidR="00000000" w:rsidDel="00000000" w:rsidP="00000000" w:rsidRDefault="00000000" w:rsidRPr="00000000" w14:paraId="0000009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Jeffrey Kutler, “</w:t>
      </w:r>
      <w:r w:rsidDel="00000000" w:rsidR="00000000" w:rsidRPr="00000000">
        <w:rPr>
          <w:sz w:val="20"/>
          <w:szCs w:val="20"/>
          <w:highlight w:val="white"/>
          <w:rtl w:val="0"/>
        </w:rPr>
        <w:t xml:space="preserve">Credit Suisse, Digicash in E-Commerce Test,” </w:t>
      </w:r>
      <w:r w:rsidDel="00000000" w:rsidR="00000000" w:rsidRPr="00000000">
        <w:rPr>
          <w:i w:val="1"/>
          <w:iCs w:val="1"/>
          <w:sz w:val="20"/>
          <w:szCs w:val="20"/>
          <w:highlight w:val="white"/>
          <w:rtl w:val="0"/>
        </w:rPr>
        <w:t xml:space="preserve">American Banker</w:t>
      </w:r>
      <w:r w:rsidDel="00000000" w:rsidR="00000000" w:rsidRPr="00000000">
        <w:rPr>
          <w:sz w:val="20"/>
          <w:szCs w:val="20"/>
          <w:highlight w:val="white"/>
          <w:rtl w:val="0"/>
        </w:rPr>
        <w:t xml:space="preserve">, June 16, 1998, </w:t>
      </w:r>
      <w:hyperlink r:id="rId4">
        <w:r w:rsidDel="00000000" w:rsidR="00000000" w:rsidRPr="00000000">
          <w:rPr>
            <w:color w:val="1155cc"/>
            <w:sz w:val="20"/>
            <w:szCs w:val="20"/>
            <w:u w:val="single"/>
            <w:rtl w:val="0"/>
          </w:rPr>
          <w:t xml:space="preserve">https://www.americanbanker.com/news/credit-suisse-digicash-in-e-commerce-test</w:t>
        </w:r>
      </w:hyperlink>
      <w:r w:rsidDel="00000000" w:rsidR="00000000" w:rsidRPr="00000000">
        <w:rPr>
          <w:sz w:val="20"/>
          <w:szCs w:val="20"/>
          <w:rtl w:val="0"/>
        </w:rPr>
        <w:t xml:space="preserve">.</w:t>
      </w:r>
      <w:r w:rsidDel="00000000" w:rsidR="00000000" w:rsidRPr="00000000">
        <w:rPr>
          <w:rtl w:val="0"/>
        </w:rPr>
      </w:r>
    </w:p>
  </w:footnote>
  <w:footnote w:id="15">
    <w:p w:rsidR="00000000" w:rsidDel="00000000" w:rsidP="00000000" w:rsidRDefault="00000000" w:rsidRPr="00000000" w14:paraId="0000009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American Banker, “</w:t>
      </w:r>
      <w:r w:rsidDel="00000000" w:rsidR="00000000" w:rsidRPr="00000000">
        <w:rPr>
          <w:sz w:val="20"/>
          <w:szCs w:val="20"/>
          <w:highlight w:val="white"/>
          <w:rtl w:val="0"/>
        </w:rPr>
        <w:t xml:space="preserve">Digicash Sends Signal by Hiring Visa Veteran,” </w:t>
      </w:r>
      <w:r w:rsidDel="00000000" w:rsidR="00000000" w:rsidRPr="00000000">
        <w:rPr>
          <w:i w:val="1"/>
          <w:iCs w:val="1"/>
          <w:sz w:val="20"/>
          <w:szCs w:val="20"/>
          <w:highlight w:val="white"/>
          <w:rtl w:val="0"/>
        </w:rPr>
        <w:t xml:space="preserve">American Banker</w:t>
      </w:r>
      <w:r w:rsidDel="00000000" w:rsidR="00000000" w:rsidRPr="00000000">
        <w:rPr>
          <w:sz w:val="20"/>
          <w:szCs w:val="20"/>
          <w:highlight w:val="white"/>
          <w:rtl w:val="0"/>
        </w:rPr>
        <w:t xml:space="preserve">, May 6, 1997, </w:t>
      </w:r>
      <w:hyperlink r:id="rId5">
        <w:r w:rsidDel="00000000" w:rsidR="00000000" w:rsidRPr="00000000">
          <w:rPr>
            <w:color w:val="1155cc"/>
            <w:sz w:val="20"/>
            <w:szCs w:val="20"/>
            <w:u w:val="single"/>
            <w:rtl w:val="0"/>
          </w:rPr>
          <w:t xml:space="preserve">https://www.americanbanker.com/news/digicash-sends-signal-by-hiring-visa-veteran</w:t>
        </w:r>
      </w:hyperlink>
      <w:r w:rsidDel="00000000" w:rsidR="00000000" w:rsidRPr="00000000">
        <w:rPr>
          <w:sz w:val="20"/>
          <w:szCs w:val="20"/>
          <w:rtl w:val="0"/>
        </w:rPr>
        <w:t xml:space="preserve">.</w:t>
      </w:r>
      <w:r w:rsidDel="00000000" w:rsidR="00000000" w:rsidRPr="00000000">
        <w:rPr>
          <w:rtl w:val="0"/>
        </w:rPr>
      </w:r>
    </w:p>
  </w:footnote>
  <w:footnote w:id="16">
    <w:p w:rsidR="00000000" w:rsidDel="00000000" w:rsidP="00000000" w:rsidRDefault="00000000" w:rsidRPr="00000000" w14:paraId="000000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Julie Pitta, “Requiem for a Bright Idea,” </w:t>
      </w:r>
      <w:r w:rsidDel="00000000" w:rsidR="00000000" w:rsidRPr="00000000">
        <w:rPr>
          <w:i w:val="1"/>
          <w:iCs w:val="1"/>
          <w:sz w:val="20"/>
          <w:szCs w:val="20"/>
          <w:rtl w:val="0"/>
        </w:rPr>
        <w:t xml:space="preserve">Forbes</w:t>
      </w:r>
      <w:r w:rsidDel="00000000" w:rsidR="00000000" w:rsidRPr="00000000">
        <w:rPr>
          <w:sz w:val="20"/>
          <w:szCs w:val="20"/>
          <w:rtl w:val="0"/>
        </w:rPr>
        <w:t xml:space="preserve">, November 1, 1999,</w:t>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https://www.forbes.com/forbes/1999/1101/6411390a.html</w:t>
        </w:r>
      </w:hyperlink>
      <w:r w:rsidDel="00000000" w:rsidR="00000000" w:rsidRPr="00000000">
        <w:rPr>
          <w:sz w:val="20"/>
          <w:szCs w:val="20"/>
          <w:rtl w:val="0"/>
        </w:rPr>
        <w:t xml:space="preserve">.</w:t>
      </w:r>
      <w:r w:rsidDel="00000000" w:rsidR="00000000" w:rsidRPr="00000000">
        <w:rPr>
          <w:rtl w:val="0"/>
        </w:rPr>
      </w:r>
    </w:p>
  </w:footnote>
  <w:footnote w:id="17">
    <w:p w:rsidR="00000000" w:rsidDel="00000000" w:rsidP="00000000" w:rsidRDefault="00000000" w:rsidRPr="00000000" w14:paraId="000000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Hash functions were first proposed by</w:t>
      </w:r>
      <w:r w:rsidDel="00000000" w:rsidR="00000000" w:rsidRPr="00000000">
        <w:rPr>
          <w:color w:val="18191a"/>
          <w:sz w:val="20"/>
          <w:szCs w:val="20"/>
          <w:rtl w:val="0"/>
        </w:rPr>
        <w:t xml:space="preserve"> </w:t>
      </w:r>
      <w:r w:rsidDel="00000000" w:rsidR="00000000" w:rsidRPr="00000000">
        <w:rPr>
          <w:color w:val="18191a"/>
          <w:sz w:val="20"/>
          <w:szCs w:val="20"/>
          <w:rtl w:val="0"/>
        </w:rPr>
        <w:t xml:space="preserve">University of Illinois at Urbana–Champaign</w:t>
      </w:r>
      <w:r w:rsidDel="00000000" w:rsidR="00000000" w:rsidRPr="00000000">
        <w:rPr>
          <w:sz w:val="20"/>
          <w:szCs w:val="20"/>
          <w:rtl w:val="0"/>
        </w:rPr>
        <w:t xml:space="preserve"> mathematician George B. Purdy in his paper “A High Security Log-in Procedure,” </w:t>
      </w:r>
      <w:r w:rsidDel="00000000" w:rsidR="00000000" w:rsidRPr="00000000">
        <w:rPr>
          <w:i w:val="1"/>
          <w:iCs w:val="1"/>
          <w:sz w:val="20"/>
          <w:szCs w:val="20"/>
          <w:rtl w:val="0"/>
        </w:rPr>
        <w:t xml:space="preserve">Communications of the ACM </w:t>
      </w:r>
      <w:r w:rsidDel="00000000" w:rsidR="00000000" w:rsidRPr="00000000">
        <w:rPr>
          <w:sz w:val="20"/>
          <w:szCs w:val="20"/>
          <w:rtl w:val="0"/>
        </w:rPr>
        <w:t xml:space="preserve">17, no. 8 (August 1974): 442–445.</w:t>
      </w:r>
      <w:r w:rsidDel="00000000" w:rsidR="00000000" w:rsidRPr="00000000">
        <w:rPr>
          <w:rtl w:val="0"/>
        </w:rPr>
      </w:r>
    </w:p>
  </w:footnote>
  <w:footnote w:id="20">
    <w:p w:rsidR="00000000" w:rsidDel="00000000" w:rsidP="00000000" w:rsidRDefault="00000000" w:rsidRPr="00000000" w14:paraId="000000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Ralph C. Merkle, “A Certified Signature,” </w:t>
      </w:r>
      <w:r w:rsidDel="00000000" w:rsidR="00000000" w:rsidRPr="00000000">
        <w:rPr>
          <w:i w:val="1"/>
          <w:iCs w:val="1"/>
          <w:sz w:val="20"/>
          <w:szCs w:val="20"/>
          <w:rtl w:val="0"/>
        </w:rPr>
        <w:t xml:space="preserve">Advances in Cryptology—CRYPTO ’89: Proceedings </w:t>
      </w:r>
      <w:r w:rsidDel="00000000" w:rsidR="00000000" w:rsidRPr="00000000">
        <w:rPr>
          <w:sz w:val="20"/>
          <w:szCs w:val="20"/>
          <w:rtl w:val="0"/>
        </w:rPr>
        <w:t xml:space="preserve">(1989): 218–238. (Although the article was only published in 1989, Markle wrote the paper in 1979.)</w:t>
      </w:r>
      <w:r w:rsidDel="00000000" w:rsidR="00000000" w:rsidRPr="00000000">
        <w:rPr>
          <w:rtl w:val="0"/>
        </w:rPr>
      </w:r>
    </w:p>
  </w:footnote>
  <w:footnote w:id="14">
    <w:p w:rsidR="00000000" w:rsidDel="00000000" w:rsidP="00000000" w:rsidRDefault="00000000" w:rsidRPr="00000000" w14:paraId="0000009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Next! Magazine </w:t>
      </w:r>
      <w:r w:rsidDel="00000000" w:rsidR="00000000" w:rsidRPr="00000000">
        <w:rPr>
          <w:sz w:val="20"/>
          <w:szCs w:val="20"/>
          <w:rtl w:val="0"/>
        </w:rPr>
        <w:t xml:space="preserve">“</w:t>
      </w:r>
      <w:r w:rsidDel="00000000" w:rsidR="00000000" w:rsidRPr="00000000">
        <w:rPr>
          <w:sz w:val="20"/>
          <w:szCs w:val="20"/>
          <w:rtl w:val="0"/>
        </w:rPr>
        <w:t xml:space="preserve">Hoe DigiCash alles verknalde,” </w:t>
      </w:r>
      <w:r w:rsidDel="00000000" w:rsidR="00000000" w:rsidRPr="00000000">
        <w:rPr>
          <w:i w:val="1"/>
          <w:iCs w:val="1"/>
          <w:sz w:val="20"/>
          <w:szCs w:val="20"/>
          <w:rtl w:val="0"/>
        </w:rPr>
        <w:t xml:space="preserve">Next</w:t>
      </w:r>
      <w:r w:rsidDel="00000000" w:rsidR="00000000" w:rsidRPr="00000000">
        <w:rPr>
          <w:i w:val="1"/>
          <w:iCs w:val="1"/>
          <w:sz w:val="20"/>
          <w:szCs w:val="20"/>
          <w:rtl w:val="0"/>
        </w:rPr>
        <w:t xml:space="preserve">!</w:t>
      </w:r>
      <w:r w:rsidDel="00000000" w:rsidR="00000000" w:rsidRPr="00000000">
        <w:rPr>
          <w:sz w:val="20"/>
          <w:szCs w:val="20"/>
          <w:rtl w:val="0"/>
        </w:rPr>
        <w:t xml:space="preserve">, January 1999, accessed via </w:t>
      </w:r>
      <w:hyperlink r:id="rId7">
        <w:r w:rsidDel="00000000" w:rsidR="00000000" w:rsidRPr="00000000">
          <w:rPr>
            <w:color w:val="1155cc"/>
            <w:sz w:val="20"/>
            <w:szCs w:val="20"/>
            <w:u w:val="single"/>
            <w:rtl w:val="0"/>
          </w:rPr>
          <w:t xml:space="preserve">https://web.archive.org/web/19990427142412/https://www.nextmagazine.nl/ecash.htm</w:t>
        </w:r>
      </w:hyperlink>
      <w:r w:rsidDel="00000000" w:rsidR="00000000" w:rsidRPr="00000000">
        <w:rPr>
          <w:sz w:val="20"/>
          <w:szCs w:val="20"/>
          <w:rtl w:val="0"/>
        </w:rPr>
        <w:t xml:space="preserve">. </w:t>
      </w:r>
      <w:r w:rsidDel="00000000" w:rsidR="00000000" w:rsidRPr="00000000">
        <w:rPr>
          <w:rtl w:val="0"/>
        </w:rPr>
      </w:r>
    </w:p>
  </w:footnote>
  <w:footnote w:id="18">
    <w:p w:rsidR="00000000" w:rsidDel="00000000" w:rsidP="00000000" w:rsidRDefault="00000000" w:rsidRPr="00000000" w14:paraId="000000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Scott Stornetta, “</w:t>
      </w:r>
      <w:r w:rsidDel="00000000" w:rsidR="00000000" w:rsidRPr="00000000">
        <w:rPr>
          <w:color w:val="0f0f0f"/>
          <w:sz w:val="20"/>
          <w:szCs w:val="20"/>
          <w:highlight w:val="white"/>
          <w:rtl w:val="0"/>
        </w:rPr>
        <w:t xml:space="preserve">The Missing Link between Satoshi &amp; Bitcoin: Cypherpunk Scott Stornetta,” interview by Naomi Brockwell, </w:t>
      </w:r>
      <w:r w:rsidDel="00000000" w:rsidR="00000000" w:rsidRPr="00000000">
        <w:rPr>
          <w:i w:val="1"/>
          <w:iCs w:val="1"/>
          <w:sz w:val="20"/>
          <w:szCs w:val="20"/>
          <w:highlight w:val="white"/>
          <w:rtl w:val="0"/>
        </w:rPr>
        <w:t xml:space="preserve">NBTV, with Naomi Brockwell</w:t>
      </w:r>
      <w:r w:rsidDel="00000000" w:rsidR="00000000" w:rsidRPr="00000000">
        <w:rPr>
          <w:sz w:val="20"/>
          <w:szCs w:val="20"/>
          <w:highlight w:val="white"/>
          <w:rtl w:val="0"/>
        </w:rPr>
        <w:t xml:space="preserve">, YouTube, September 6, 2018, </w:t>
      </w:r>
      <w:hyperlink r:id="rId8">
        <w:r w:rsidDel="00000000" w:rsidR="00000000" w:rsidRPr="00000000">
          <w:rPr>
            <w:color w:val="1155cc"/>
            <w:sz w:val="20"/>
            <w:szCs w:val="20"/>
            <w:u w:val="single"/>
            <w:rtl w:val="0"/>
          </w:rPr>
          <w:t xml:space="preserve">https://youtu.be/fYr-keVOQ18</w:t>
        </w:r>
      </w:hyperlink>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can (and has) been argued that Chaum did use a rather loose definition of “cash,” as cash typically has more distinguishing properties. Chaum’s form of digital cash for example offered limited person-to-person transferability—a feature that physical cash does have, as it can freely be passed around. Regardless, Chaum invented a form of digital money that at least offered a similar level of privacy as physical cash, which was his main objective.</w:t>
      </w:r>
    </w:p>
  </w:footnote>
  <w:footnote w:id="10">
    <w:p w:rsidR="00000000" w:rsidDel="00000000" w:rsidP="00000000" w:rsidRDefault="00000000" w:rsidRPr="00000000" w14:paraId="0000009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DigiCash, “</w:t>
      </w:r>
      <w:r w:rsidDel="00000000" w:rsidR="00000000" w:rsidRPr="00000000">
        <w:rPr>
          <w:sz w:val="20"/>
          <w:szCs w:val="20"/>
          <w:rtl w:val="0"/>
        </w:rPr>
        <w:t xml:space="preserve">Bank Austria and Den norske Bank to Issue ecash™ the Electronic Cash for the Internet,” DigiCash, April 14, 1997, accessed via</w:t>
      </w:r>
    </w:p>
    <w:p w:rsidR="00000000" w:rsidDel="00000000" w:rsidP="00000000" w:rsidRDefault="00000000" w:rsidRPr="00000000" w14:paraId="0000009D">
      <w:pPr>
        <w:spacing w:line="240" w:lineRule="auto"/>
        <w:rPr>
          <w:sz w:val="20"/>
          <w:szCs w:val="20"/>
        </w:rPr>
      </w:pPr>
      <w:hyperlink r:id="rId9">
        <w:r w:rsidDel="00000000" w:rsidR="00000000" w:rsidRPr="00000000">
          <w:rPr>
            <w:color w:val="1155cc"/>
            <w:sz w:val="20"/>
            <w:szCs w:val="20"/>
            <w:u w:val="single"/>
            <w:rtl w:val="0"/>
          </w:rPr>
          <w:t xml:space="preserve">https://web.archive.org/web/19970605025912/http://www.digicash.com:80/publish/ec_pres8.html</w:t>
        </w:r>
      </w:hyperlink>
      <w:r w:rsidDel="00000000" w:rsidR="00000000" w:rsidRPr="00000000">
        <w:rPr>
          <w:sz w:val="20"/>
          <w:szCs w:val="20"/>
          <w:rtl w:val="0"/>
        </w:rPr>
        <w:t xml:space="preserve">.</w:t>
      </w:r>
    </w:p>
  </w:footnote>
  <w:footnote w:id="19">
    <w:p w:rsidR="00000000" w:rsidDel="00000000" w:rsidP="00000000" w:rsidRDefault="00000000" w:rsidRPr="00000000" w14:paraId="0000009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Stuart Haber and Scott W. Stornetta, “How to Time-Stamp a Digital Document,” </w:t>
      </w:r>
      <w:r w:rsidDel="00000000" w:rsidR="00000000" w:rsidRPr="00000000">
        <w:rPr>
          <w:i w:val="1"/>
          <w:iCs w:val="1"/>
          <w:sz w:val="20"/>
          <w:szCs w:val="20"/>
          <w:rtl w:val="0"/>
        </w:rPr>
        <w:t xml:space="preserve">Journal of Cryptology</w:t>
      </w:r>
      <w:r w:rsidDel="00000000" w:rsidR="00000000" w:rsidRPr="00000000">
        <w:rPr>
          <w:sz w:val="20"/>
          <w:szCs w:val="20"/>
          <w:rtl w:val="0"/>
        </w:rPr>
        <w:t xml:space="preserve"> 3 (1991): 99–111. </w:t>
      </w:r>
    </w:p>
  </w:footnote>
  <w:footnote w:id="21">
    <w:p w:rsidR="00000000" w:rsidDel="00000000" w:rsidP="00000000" w:rsidRDefault="00000000" w:rsidRPr="00000000" w14:paraId="0000009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Dave Bayer, Stuart Haber and Scott W. Stornetta, “Improving the Efficiency and Reliability of Digital Time-Stamping,” Conference Paper, Sequences II: Methods in Communication, Security, and Computer Science (1993): 329–34.</w:t>
      </w:r>
    </w:p>
  </w:footnote>
  <w:footnote w:id="22">
    <w:p w:rsidR="00000000" w:rsidDel="00000000" w:rsidP="00000000" w:rsidRDefault="00000000" w:rsidRPr="00000000" w14:paraId="000000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Stuart Haber and Scott W. Stornetta, “Secure Names for Bit-strings,” CCS ’97: Proceedings of the 4th ACM Conference on Computer and Communications Security, (April 1997): 28–35.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nytimes.com/1994/10/19/business/attention-internet-shoppers-e-cash-is-here.html" TargetMode="External"/><Relationship Id="rId2" Type="http://schemas.openxmlformats.org/officeDocument/2006/relationships/hyperlink" Target="https://web.archive.org/web/19961102121407/https://www.digicash.com/publish/ec_pres6.html" TargetMode="External"/><Relationship Id="rId3" Type="http://schemas.openxmlformats.org/officeDocument/2006/relationships/hyperlink" Target="https://web.archive.org/web/19961102121355/https://www.digicash.com/publish/ec_pres5.html" TargetMode="External"/><Relationship Id="rId4" Type="http://schemas.openxmlformats.org/officeDocument/2006/relationships/hyperlink" Target="https://www.americanbanker.com/news/credit-suisse-digicash-in-e-commerce-test" TargetMode="External"/><Relationship Id="rId9" Type="http://schemas.openxmlformats.org/officeDocument/2006/relationships/hyperlink" Target="https://web.archive.org/web/19970605025912/http://www.digicash.com:80/publish/ec_pres8.html" TargetMode="External"/><Relationship Id="rId5" Type="http://schemas.openxmlformats.org/officeDocument/2006/relationships/hyperlink" Target="https://www.americanbanker.com/news/digicash-sends-signal-by-hiring-visa-veteran" TargetMode="External"/><Relationship Id="rId6" Type="http://schemas.openxmlformats.org/officeDocument/2006/relationships/hyperlink" Target="https://www.forbes.com/forbes/1999/1101/6411390a.html" TargetMode="External"/><Relationship Id="rId7" Type="http://schemas.openxmlformats.org/officeDocument/2006/relationships/hyperlink" Target="https://web.archive.org/web/19990427142412/https://www.nextmagazine.nl/ecash.htm" TargetMode="External"/><Relationship Id="rId8" Type="http://schemas.openxmlformats.org/officeDocument/2006/relationships/hyperlink" Target="https://youtu.be/fYr-keVOQ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