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7: The Extropians</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Friedrich Hayek wanted to denationalize money and David Chaum wanted to make it private. While the economist and the cryptographer each had a revolutionary idea, they never quite shared the same goal.</w:t>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They did, however, inspire the same man.</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Max O’Connor grew up in the </w:t>
      </w:r>
      <w:del w:author="Aaron van Wirdum" w:id="0" w:date="2024-02-02T21:12:10Z">
        <w:r w:rsidDel="00000000" w:rsidR="00000000" w:rsidRPr="00000000">
          <w:rPr>
            <w:rFonts w:ascii="Calibri" w:cs="Calibri" w:eastAsia="Calibri" w:hAnsi="Calibri"/>
            <w:rtl w:val="0"/>
          </w:rPr>
          <w:delText xml:space="preserve">small </w:delText>
        </w:r>
      </w:del>
      <w:r w:rsidDel="00000000" w:rsidR="00000000" w:rsidRPr="00000000">
        <w:rPr>
          <w:rFonts w:ascii="Calibri" w:cs="Calibri" w:eastAsia="Calibri" w:hAnsi="Calibri"/>
          <w:rtl w:val="0"/>
        </w:rPr>
        <w:t xml:space="preserve">British</w:t>
      </w:r>
      <w:ins w:author="Aaron van Wirdum" w:id="1" w:date="2024-02-02T21:13:05Z">
        <w:r w:rsidDel="00000000" w:rsidR="00000000" w:rsidRPr="00000000">
          <w:rPr>
            <w:rFonts w:ascii="Calibri" w:cs="Calibri" w:eastAsia="Calibri" w:hAnsi="Calibri"/>
            <w:rtl w:val="0"/>
          </w:rPr>
          <w:t xml:space="preserve"> city</w:t>
        </w:r>
      </w:ins>
      <w:del w:author="Aaron van Wirdum" w:id="1" w:date="2024-02-02T21:13:05Z">
        <w:r w:rsidDel="00000000" w:rsidR="00000000" w:rsidRPr="00000000">
          <w:rPr>
            <w:rFonts w:ascii="Calibri" w:cs="Calibri" w:eastAsia="Calibri" w:hAnsi="Calibri"/>
            <w:rtl w:val="0"/>
          </w:rPr>
          <w:delText xml:space="preserve"> town</w:delText>
        </w:r>
      </w:del>
      <w:r w:rsidDel="00000000" w:rsidR="00000000" w:rsidRPr="00000000">
        <w:rPr>
          <w:rFonts w:ascii="Calibri" w:cs="Calibri" w:eastAsia="Calibri" w:hAnsi="Calibri"/>
          <w:rtl w:val="0"/>
        </w:rPr>
        <w:t xml:space="preserve"> of Bristol in the 1960s and ’70s. His imagination was sparked early on by real events—like the moon-landing that he witnessed on television at age five—as well as fictional stories from the comic books he devoured. He dreamed of a future where humanity expanded its potential in sci-fi-esque ways, a world where people would possess X-ray vision, carry disintegrator guns, or could walk straight through walls.</w:t>
      </w:r>
      <w:r w:rsidDel="00000000" w:rsidR="00000000" w:rsidRPr="00000000">
        <w:rPr>
          <w:rtl w:val="0"/>
        </w:rPr>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By his teenage years, O’Connor had acquired an interest in the occult. He thought that the key to realizing superhuman potential could perhaps be found in the same domain as astral projection, dowsing rods, and reincarnation. To explore these possibilities, he founded the Psychic Development and Research club at his school, where he and his fellow junior occultists studied the supernatural.</w:t>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But O’Connor, who around this time became interested in life extension in particular, wasn’t exactly finding what he was looking for. What was consistently missing, he began to realize, was compelling evidence that any of the mystical practices actually worked.</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The teenager eventually changed his mind on the occult entirely, and concluded that there was no value to be gained from these beliefs and practices. Instead of the supernatural, he figured that human progress was best served by science and logic.</w:t>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And even without supernatural powers, O’Connor could at least maximize his own potential through hard work. In school, he was a keen student, and ambitious, too—at least as long as the topics in class were compelling. He was especially interested in subjects concerning social organization, and he eventually graduated top of his economics class</w:t>
      </w:r>
      <w:r w:rsidDel="00000000" w:rsidR="00000000" w:rsidRPr="00000000">
        <w:rPr>
          <w:rFonts w:ascii="Calibri" w:cs="Calibri" w:eastAsia="Calibri" w:hAnsi="Calibri"/>
          <w:rtl w:val="0"/>
        </w:rPr>
        <w:t xml:space="preserve"> in school.</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The hard work paid off when O’Connor in 1984 was accepted to the University of Oxford, </w:t>
      </w:r>
      <w:r w:rsidDel="00000000" w:rsidR="00000000" w:rsidRPr="00000000">
        <w:rPr>
          <w:rFonts w:ascii="Calibri" w:cs="Calibri" w:eastAsia="Calibri" w:hAnsi="Calibri"/>
          <w:rtl w:val="0"/>
        </w:rPr>
        <w:t xml:space="preserve">and his drive to achieve and make the most out of himself only seemed to grow at this prestigious university. He worked diligently for three years straight, following </w:t>
      </w:r>
      <w:commentRangeStart w:id="0"/>
      <w:r w:rsidDel="00000000" w:rsidR="00000000" w:rsidRPr="00000000">
        <w:rPr>
          <w:rFonts w:ascii="Calibri" w:cs="Calibri" w:eastAsia="Calibri" w:hAnsi="Calibri"/>
          <w:rtl w:val="0"/>
        </w:rPr>
        <w:t xml:space="preserve">courses in politics, economics, and </w:t>
      </w:r>
      <w:r w:rsidDel="00000000" w:rsidR="00000000" w:rsidRPr="00000000">
        <w:rPr>
          <w:rFonts w:ascii="Calibri" w:cs="Calibri" w:eastAsia="Calibri" w:hAnsi="Calibri"/>
          <w:rtl w:val="0"/>
        </w:rPr>
        <w:t xml:space="preserve">philosophy</w:t>
      </w:r>
      <w:r w:rsidDel="00000000" w:rsidR="00000000" w:rsidRPr="00000000">
        <w:rPr>
          <w:rFonts w:ascii="Calibri" w:cs="Calibri" w:eastAsia="Calibri" w:hAnsi="Calibri"/>
          <w:rtl w:val="0"/>
        </w:rPr>
        <w:t xml:space="preserve">. By age twenty-three, he’d earned degrees in all three.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At that point, it was time for a change of scenery. As a young adult, the fresh Oxford graduate aspired to be a writer, but the old university town with its wet climate, dark winters, and traditional British values wasn’t providing him with the energy or inspiration that he was looking for. It was time to go somewhere else, somewhere new . . . somewhere exciting.</w:t>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rtl w:val="0"/>
        </w:rPr>
        <w:t xml:space="preserve">O’Connor found that new destination when he in 1987 was awarded a fellowship to enter a PhD program in philosophy at the University of Southern California. He was moving to Los Angeles.</w:t>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Upon arrival in the Golden State, O’Connor immediately felt at home.</w:t>
      </w:r>
      <w:r w:rsidDel="00000000" w:rsidR="00000000" w:rsidRPr="00000000">
        <w:rPr>
          <w:rFonts w:ascii="Calibri" w:cs="Calibri" w:eastAsia="Calibri" w:hAnsi="Calibri"/>
          <w:rtl w:val="0"/>
        </w:rPr>
        <w:t xml:space="preserve"> The sunny LA weather was an obvious upgrade from Oxford’s dreariness, and in stark contrast to the conservative mindset that was prevalent in Great Britain, the cultural vibe on America’s West Coast encouraged ambition and to aspire for success: Californians celebrated achievement, they respected risk-taking, and they praised movers and shakers.</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rtl w:val="0"/>
        </w:rPr>
        <w:t xml:space="preserve">Here, O’Connor would start a new life, as a new man.</w:t>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To commemorate the fresh start, he even decided to change his name; from then on, Max O’Connor would go through life as “Max More.”</w:t>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“It seemed to really encapsulate the essence of what my goal is: always to improve, never to be static,” he later explained. “I was going to get better at everything, become smarter, fitter, and healthier. It would be a constant reminder to keep moving forward.”</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p w:rsidR="00000000" w:rsidDel="00000000" w:rsidP="00000000" w:rsidRDefault="00000000" w:rsidRPr="00000000" w14:paraId="00000010">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FM-2030</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Expanding the human potential, and life extension more specifically, had never really been popular topics in England. But in California, Max More found that he wasn’t alone in his interest.</w:t>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One of More’s colleagues at USC, a Belgian-born, Iranian-American author and teacher born as Fereidoun M. Esfandiary but who went by the name “FM-2030,” had throughout the ’70s and ’80s been popularizing a radically futurist vision for ma</w:t>
      </w:r>
      <w:r w:rsidDel="00000000" w:rsidR="00000000" w:rsidRPr="00000000">
        <w:rPr>
          <w:rFonts w:ascii="Calibri" w:cs="Calibri" w:eastAsia="Calibri" w:hAnsi="Calibri"/>
          <w:rtl w:val="0"/>
        </w:rPr>
        <w:t xml:space="preserve">nkind.</w:t>
      </w:r>
      <w:r w:rsidDel="00000000" w:rsidR="00000000" w:rsidRPr="00000000">
        <w:rPr>
          <w:rtl w:val="0"/>
        </w:rPr>
      </w:r>
    </w:p>
    <w:p w:rsidR="00000000" w:rsidDel="00000000" w:rsidP="00000000" w:rsidRDefault="00000000" w:rsidRPr="00000000" w14:paraId="00000013">
      <w:pPr>
        <w:spacing w:after="200" w:lineRule="auto"/>
        <w:rPr>
          <w:rFonts w:ascii="Calibri" w:cs="Calibri" w:eastAsia="Calibri" w:hAnsi="Calibri"/>
        </w:rPr>
      </w:pPr>
      <w:r w:rsidDel="00000000" w:rsidR="00000000" w:rsidRPr="00000000">
        <w:rPr>
          <w:rFonts w:ascii="Calibri" w:cs="Calibri" w:eastAsia="Calibri" w:hAnsi="Calibri"/>
          <w:rtl w:val="0"/>
        </w:rPr>
        <w:t xml:space="preserve">Inspired by the worldwide protest movements of the 1960s, wh</w:t>
      </w:r>
      <w:r w:rsidDel="00000000" w:rsidR="00000000" w:rsidRPr="00000000">
        <w:rPr>
          <w:rFonts w:ascii="Calibri" w:cs="Calibri" w:eastAsia="Calibri" w:hAnsi="Calibri"/>
          <w:rtl w:val="0"/>
        </w:rPr>
        <w:t xml:space="preserve">ere he saw everyday people from around the world speak out against government corruption and social injustice, FM-2030 began envisioning a future where humanity would transcend border</w:t>
      </w:r>
      <w:r w:rsidDel="00000000" w:rsidR="00000000" w:rsidRPr="00000000">
        <w:rPr>
          <w:rFonts w:ascii="Calibri" w:cs="Calibri" w:eastAsia="Calibri" w:hAnsi="Calibri"/>
          <w:rtl w:val="0"/>
        </w:rPr>
        <w:t xml:space="preserve">s to establish a universal dialogue free from nationality, politics, and heritage. To realize this, he started advocating high-tech homes and lifestyles, for people to live in an interconnected global society.</w:t>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Furthermore, development of new technologies would give engineers the tools to dramatically change the world for the better, FM-2030 predicted. He believed that any risks associated with technological innovation would be offset by the rewards of progress: solar and atomic power would bring energy abundance, humans would colonize Mars, robot workers would increase leisure time, and people could earn a living from the comfort of their own homes thanks to the advent of teleworking.</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Even more interestingly, FM-2030 predicted that technology would soon reach the point where it could drastically improve humans themselves. Health standards would advance considerably as more diseases could be cured while genetic flaws could be corrected; future pharmaceuticals could boost the human potential by, for example, enhancing brain activity.</w:t>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Ultimately, he expected that medical science would even “cure” aging, and therefore, do away with finite human lifespans. By FM-2030’s estimation, humanity would conquer death around his hundredth birthday in the year 2030; it’s what the number in his name referred to. (“FM,” meanwhile, variously stood for Future Man, Future Marvel, or Future Modular—and sometimes something else, depending on his mood or who asked.)</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As traditional limitations on the human potential, like finite lifespans, would be removed while bionic body parts and other artificial enhancements increasingly unlocked new possibilities, FM-2030 predicted that humans would eventually transform most radically, and turn themselves into synthetic post-biological organisms:</w:t>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rtl w:val="0"/>
        </w:rPr>
        <w:t xml:space="preserve">“It’s just a matter of time before we reconstitute our bodies into something entirely different, something more space-adaptable, something that will be viable across the solar system and beyond.”</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19">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Transhumanism</w:t>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FM-2030 believed that technological advancements would ultimately alter the human condition: humanity would upgrade itself to create a new and improved version of the species. Technology would realize a </w:t>
      </w:r>
      <w:r w:rsidDel="00000000" w:rsidR="00000000" w:rsidRPr="00000000">
        <w:rPr>
          <w:rFonts w:ascii="Calibri" w:cs="Calibri" w:eastAsia="Calibri" w:hAnsi="Calibri"/>
          <w:i w:val="1"/>
          <w:iCs w:val="1"/>
          <w:rtl w:val="0"/>
        </w:rPr>
        <w:t xml:space="preserve">post-human</w:t>
      </w:r>
      <w:r w:rsidDel="00000000" w:rsidR="00000000" w:rsidRPr="00000000">
        <w:rPr>
          <w:rFonts w:ascii="Calibri" w:cs="Calibri" w:eastAsia="Calibri" w:hAnsi="Calibri"/>
          <w:rtl w:val="0"/>
        </w:rPr>
        <w:t xml:space="preserve"> condition.</w:t>
      </w:r>
    </w:p>
    <w:p w:rsidR="00000000" w:rsidDel="00000000" w:rsidP="00000000" w:rsidRDefault="00000000" w:rsidRPr="00000000" w14:paraId="0000001B">
      <w:pPr>
        <w:spacing w:after="200" w:lineRule="auto"/>
        <w:rPr>
          <w:rFonts w:ascii="Calibri" w:cs="Calibri" w:eastAsia="Calibri" w:hAnsi="Calibri"/>
        </w:rPr>
      </w:pPr>
      <w:r w:rsidDel="00000000" w:rsidR="00000000" w:rsidRPr="00000000">
        <w:rPr>
          <w:rFonts w:ascii="Calibri" w:cs="Calibri" w:eastAsia="Calibri" w:hAnsi="Calibri"/>
          <w:rtl w:val="0"/>
        </w:rPr>
        <w:t xml:space="preserve">To most, these predictions sounded rather fantastical. But when a research affiliate at the MIT Space Systems Laboratory named K. Eric Drexler around the same time described a technique for manufacturing machinery on a molecular level, the fantastical was already starting to sound a little less implausible. </w:t>
      </w:r>
      <w:r w:rsidDel="00000000" w:rsidR="00000000" w:rsidRPr="00000000">
        <w:rPr>
          <w:rFonts w:ascii="Calibri" w:cs="Calibri" w:eastAsia="Calibri" w:hAnsi="Calibri"/>
          <w:i w:val="1"/>
          <w:iCs w:val="1"/>
          <w:rtl w:val="0"/>
        </w:rPr>
        <w:t xml:space="preserve">Nanotechnology</w:t>
      </w:r>
      <w:r w:rsidDel="00000000" w:rsidR="00000000" w:rsidRPr="00000000">
        <w:rPr>
          <w:rFonts w:ascii="Calibri" w:cs="Calibri" w:eastAsia="Calibri" w:hAnsi="Calibri"/>
          <w:rtl w:val="0"/>
        </w:rPr>
        <w:t xml:space="preserve">, Drexler believed, could fundamentally change industries including computing, space travel, and production—as well as warfare.</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And indeed, Drexler believed that nanotechnology could revolutionize healthcare, too. He explained that physical disorders are typically caused by misarranged atoms, and he instead imagined a future where nanobots could enter the human body to fix this damage with exact precision—in effect restoring the body to full health from within.</w:t>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As such, nanotechnology would be able to cure just about any disease, and, Drexler speculated, ultimately extend life itself.</w:t>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“Aging is fundamentally no different from any other physical disorder,” Drexler wrote in his 1986 book </w:t>
      </w:r>
      <w:r w:rsidDel="00000000" w:rsidR="00000000" w:rsidRPr="00000000">
        <w:rPr>
          <w:rFonts w:ascii="Calibri" w:cs="Calibri" w:eastAsia="Calibri" w:hAnsi="Calibri"/>
          <w:i w:val="1"/>
          <w:iCs w:val="1"/>
          <w:rtl w:val="0"/>
        </w:rPr>
        <w:t xml:space="preserve">Engines of Creation</w:t>
      </w:r>
      <w:r w:rsidDel="00000000" w:rsidR="00000000" w:rsidRPr="00000000">
        <w:rPr>
          <w:rFonts w:ascii="Calibri" w:cs="Calibri" w:eastAsia="Calibri" w:hAnsi="Calibri"/>
          <w:rtl w:val="0"/>
        </w:rPr>
        <w:t xml:space="preserve">, “it is no magical effect of calendar dates on a mysterious life-force. Brittle bones, wrinkled skin, low enzyme activities, slow wound healing, poor memory, and the rest all result from damaged molecular machinery, chemical imbalances, and mis-arranged structures. By restoring all the cells and tissues of the body to a youthful structure, repair machines will restore youthful health.”</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These were the types of ideas that captivated Max More like nothing else.</w:t>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Moreover, for More, these ideas weren’t just fun speculation. He believed that the sort of predictions that FM-2030 and Drexler were making deserved to be considered as something more fundamental. He was convinced that they offered a perspective on human existence, and even on reality itself. As More collected, studied, and thought about the concepts that these futurists had been sharing, the PhD candidate ultimately formalized them into a new and distinct philosophical framework: </w:t>
      </w:r>
      <w:r w:rsidDel="00000000" w:rsidR="00000000" w:rsidRPr="00000000">
        <w:rPr>
          <w:rFonts w:ascii="Calibri" w:cs="Calibri" w:eastAsia="Calibri" w:hAnsi="Calibri"/>
          <w:i w:val="1"/>
          <w:iCs w:val="1"/>
          <w:rtl w:val="0"/>
        </w:rPr>
        <w:t xml:space="preserve">transhumanism</w:t>
      </w:r>
      <w:r w:rsidDel="00000000" w:rsidR="00000000" w:rsidRPr="00000000">
        <w:rPr>
          <w:rFonts w:ascii="Calibri" w:cs="Calibri" w:eastAsia="Calibri" w:hAnsi="Calibri"/>
          <w:rtl w:val="0"/>
        </w:rPr>
        <w:t xml:space="preserve">.</w:t>
      </w:r>
    </w:p>
    <w:p w:rsidR="00000000" w:rsidDel="00000000" w:rsidP="00000000" w:rsidRDefault="00000000" w:rsidRPr="00000000" w14:paraId="00000021">
      <w:pPr>
        <w:spacing w:after="200" w:lineRule="auto"/>
        <w:rPr>
          <w:rFonts w:ascii="Calibri" w:cs="Calibri" w:eastAsia="Calibri" w:hAnsi="Calibri"/>
        </w:rPr>
      </w:pPr>
      <w:r w:rsidDel="00000000" w:rsidR="00000000" w:rsidRPr="00000000">
        <w:rPr>
          <w:rFonts w:ascii="Calibri" w:cs="Calibri" w:eastAsia="Calibri" w:hAnsi="Calibri"/>
          <w:rtl w:val="0"/>
        </w:rPr>
        <w:t xml:space="preserve">The general idea and term “transhumanism” had already been used by evolutionary biologist Julian Huxley in the 1950s, but it was More who now really established it as an updated version of the humanist philosophy. Like humanism, transhumanism respects reason and science, while rejecting faith, worship, and supernatural concepts like an afterlife. But where humanists derive value and meaning from human nature and the existing human potential, transhumanists would anticipate and advocate transcending humanity’s natural limitations.</w:t>
      </w:r>
    </w:p>
    <w:p w:rsidR="00000000" w:rsidDel="00000000" w:rsidP="00000000" w:rsidRDefault="00000000" w:rsidRPr="00000000" w14:paraId="00000022">
      <w:pPr>
        <w:spacing w:after="200" w:lineRule="auto"/>
        <w:rPr>
          <w:rFonts w:ascii="Calibri" w:cs="Calibri" w:eastAsia="Calibri" w:hAnsi="Calibri"/>
        </w:rPr>
      </w:pPr>
      <w:r w:rsidDel="00000000" w:rsidR="00000000" w:rsidRPr="00000000">
        <w:rPr>
          <w:rFonts w:ascii="Calibri" w:cs="Calibri" w:eastAsia="Calibri" w:hAnsi="Calibri"/>
          <w:rtl w:val="0"/>
        </w:rPr>
        <w:t xml:space="preserve">“Transhumanism,” More summed it up, “differs from humanism in recognizing and anticipating the radical alterations in the nature and possibilities of our lives resulting from various sciences and technologies such as neuroscience and neuropharmacology, life extension, nanotechnology, artificial ultra-intelligence, and space habitation, combined with a rational philosophy and value system.”</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23">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Extropianism</w:t>
      </w:r>
    </w:p>
    <w:p w:rsidR="00000000" w:rsidDel="00000000" w:rsidP="00000000" w:rsidRDefault="00000000" w:rsidRPr="00000000" w14:paraId="00000024">
      <w:pPr>
        <w:spacing w:after="200" w:lineRule="auto"/>
        <w:rPr>
          <w:rFonts w:ascii="Calibri" w:cs="Calibri" w:eastAsia="Calibri" w:hAnsi="Calibri"/>
        </w:rPr>
      </w:pPr>
      <w:r w:rsidDel="00000000" w:rsidR="00000000" w:rsidRPr="00000000">
        <w:rPr>
          <w:rFonts w:ascii="Calibri" w:cs="Calibri" w:eastAsia="Calibri" w:hAnsi="Calibri"/>
          <w:rtl w:val="0"/>
        </w:rPr>
        <w:t xml:space="preserve">All transhumanists want to </w:t>
      </w:r>
      <w:r w:rsidDel="00000000" w:rsidR="00000000" w:rsidRPr="00000000">
        <w:rPr>
          <w:rFonts w:ascii="Calibri" w:cs="Calibri" w:eastAsia="Calibri" w:hAnsi="Calibri"/>
          <w:rtl w:val="0"/>
        </w:rPr>
        <w:t xml:space="preserve">enhance the human</w:t>
      </w:r>
      <w:r w:rsidDel="00000000" w:rsidR="00000000" w:rsidRPr="00000000">
        <w:rPr>
          <w:rFonts w:ascii="Calibri" w:cs="Calibri" w:eastAsia="Calibri" w:hAnsi="Calibri"/>
          <w:rtl w:val="0"/>
        </w:rPr>
        <w:t xml:space="preserve"> potential. However, even if they have the same goal, Max More recognized that different transhumanists could favor very different approaches to realize this goal.</w:t>
      </w:r>
    </w:p>
    <w:p w:rsidR="00000000" w:rsidDel="00000000" w:rsidP="00000000" w:rsidRDefault="00000000" w:rsidRPr="00000000" w14:paraId="00000025">
      <w:pPr>
        <w:spacing w:after="200" w:lineRule="auto"/>
        <w:rPr>
          <w:rFonts w:ascii="Calibri" w:cs="Calibri" w:eastAsia="Calibri" w:hAnsi="Calibri"/>
        </w:rPr>
      </w:pPr>
      <w:r w:rsidDel="00000000" w:rsidR="00000000" w:rsidRPr="00000000">
        <w:rPr>
          <w:rFonts w:ascii="Calibri" w:cs="Calibri" w:eastAsia="Calibri" w:hAnsi="Calibri"/>
          <w:rtl w:val="0"/>
        </w:rPr>
        <w:t xml:space="preserve">More himself believed in a positive, vital, and dynamic approach to transhumanism; he favored a message of hope, optimism, and progress. But he did not believe that this progress could be forced or even planned. He rejected the Star Trek-like version of the future where humanity settles under a single, all-wise, world government to guide the species forward.</w:t>
      </w:r>
    </w:p>
    <w:p w:rsidR="00000000" w:rsidDel="00000000" w:rsidP="00000000" w:rsidRDefault="00000000" w:rsidRPr="00000000" w14:paraId="00000026">
      <w:pPr>
        <w:spacing w:after="200" w:lineRule="auto"/>
        <w:rPr>
          <w:rFonts w:ascii="Calibri" w:cs="Calibri" w:eastAsia="Calibri" w:hAnsi="Calibri"/>
        </w:rPr>
      </w:pPr>
      <w:r w:rsidDel="00000000" w:rsidR="00000000" w:rsidRPr="00000000">
        <w:rPr>
          <w:rFonts w:ascii="Calibri" w:cs="Calibri" w:eastAsia="Calibri" w:hAnsi="Calibri"/>
          <w:rtl w:val="0"/>
        </w:rPr>
        <w:t xml:space="preserve">Instead, More believed that transhumanists could benefit from the insights of Friedrich Hayek.</w:t>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Technological innovation requires knowledge and resources, and Hayek had explained that the former is naturally distributed throughout society, while the latter is best allocated across the economy through free-market processes. If people are simply allowed the liberty to experiment, innovate, and collaborate on their own terms, More figured, technological progress would naturally emerge.</w:t>
      </w:r>
    </w:p>
    <w:p w:rsidR="00000000" w:rsidDel="00000000" w:rsidP="00000000" w:rsidRDefault="00000000" w:rsidRPr="00000000" w14:paraId="00000028">
      <w:pPr>
        <w:spacing w:after="200" w:lineRule="auto"/>
        <w:rPr>
          <w:rFonts w:ascii="Calibri" w:cs="Calibri" w:eastAsia="Calibri" w:hAnsi="Calibri"/>
        </w:rPr>
      </w:pPr>
      <w:r w:rsidDel="00000000" w:rsidR="00000000" w:rsidRPr="00000000">
        <w:rPr>
          <w:rFonts w:ascii="Calibri" w:cs="Calibri" w:eastAsia="Calibri" w:hAnsi="Calibri"/>
          <w:rtl w:val="0"/>
        </w:rPr>
        <w:t xml:space="preserve">In other words, a</w:t>
      </w:r>
      <w:r w:rsidDel="00000000" w:rsidR="00000000" w:rsidRPr="00000000">
        <w:rPr>
          <w:rFonts w:ascii="Calibri" w:cs="Calibri" w:eastAsia="Calibri" w:hAnsi="Calibri"/>
          <w:rtl w:val="0"/>
        </w:rPr>
        <w:t xml:space="preserve"> more prosperous </w:t>
      </w:r>
      <w:r w:rsidDel="00000000" w:rsidR="00000000" w:rsidRPr="00000000">
        <w:rPr>
          <w:rFonts w:ascii="Calibri" w:cs="Calibri" w:eastAsia="Calibri" w:hAnsi="Calibri"/>
          <w:i w:val="1"/>
          <w:iCs w:val="1"/>
          <w:rtl w:val="0"/>
        </w:rPr>
        <w:t xml:space="preserve">tomorrow</w:t>
      </w:r>
      <w:r w:rsidDel="00000000" w:rsidR="00000000" w:rsidRPr="00000000">
        <w:rPr>
          <w:rFonts w:ascii="Calibri" w:cs="Calibri" w:eastAsia="Calibri" w:hAnsi="Calibri"/>
          <w:rtl w:val="0"/>
        </w:rPr>
        <w:t xml:space="preserve"> was best realized if society could self-organize as a spontaneous order </w:t>
      </w:r>
      <w:r w:rsidDel="00000000" w:rsidR="00000000" w:rsidRPr="00000000">
        <w:rPr>
          <w:rFonts w:ascii="Calibri" w:cs="Calibri" w:eastAsia="Calibri" w:hAnsi="Calibri"/>
          <w:i w:val="1"/>
          <w:iCs w:val="1"/>
          <w:rtl w:val="0"/>
        </w:rPr>
        <w:t xml:space="preserve">today</w:t>
      </w:r>
      <w:r w:rsidDel="00000000" w:rsidR="00000000" w:rsidRPr="00000000">
        <w:rPr>
          <w:rFonts w:ascii="Calibri" w:cs="Calibri" w:eastAsia="Calibri" w:hAnsi="Calibri"/>
          <w:rtl w:val="0"/>
        </w:rPr>
        <w:t xml:space="preserve">.</w:t>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More found an early ally in fellow USC graduate student Tom W. Bell. Like More, Bell adopted the transhumanist philosophy and favored More’s joyful and free approach to achieve it. He decided that he would help spread the rather novel ideas by writing about them under his own new pseudonym: Tom Morrow.</w:t>
      </w:r>
    </w:p>
    <w:p w:rsidR="00000000" w:rsidDel="00000000" w:rsidP="00000000" w:rsidRDefault="00000000" w:rsidRPr="00000000" w14:paraId="0000002A">
      <w:pPr>
        <w:spacing w:after="200" w:lineRule="auto"/>
        <w:rPr>
          <w:rFonts w:ascii="Calibri" w:cs="Calibri" w:eastAsia="Calibri" w:hAnsi="Calibri"/>
        </w:rPr>
      </w:pPr>
      <w:r w:rsidDel="00000000" w:rsidR="00000000" w:rsidRPr="00000000">
        <w:rPr>
          <w:rFonts w:ascii="Calibri" w:cs="Calibri" w:eastAsia="Calibri" w:hAnsi="Calibri"/>
          <w:rtl w:val="0"/>
        </w:rPr>
        <w:t xml:space="preserve">And to encapsulate their vision, Morrow coined the term </w:t>
      </w:r>
      <w:r w:rsidDel="00000000" w:rsidR="00000000" w:rsidRPr="00000000">
        <w:rPr>
          <w:rFonts w:ascii="Calibri" w:cs="Calibri" w:eastAsia="Calibri" w:hAnsi="Calibri"/>
          <w:i w:val="1"/>
          <w:iCs w:val="1"/>
          <w:rtl w:val="0"/>
        </w:rPr>
        <w:t xml:space="preserve">extropy. </w:t>
      </w:r>
      <w:r w:rsidDel="00000000" w:rsidR="00000000" w:rsidRPr="00000000">
        <w:rPr>
          <w:rFonts w:ascii="Calibri" w:cs="Calibri" w:eastAsia="Calibri" w:hAnsi="Calibri"/>
          <w:rtl w:val="0"/>
        </w:rPr>
        <w:t xml:space="preserve">Serving as an antonym of “entropy”—the process of degradation, of running down—extropy stood for improvement and growth, even infinite growth. Those who, like Max More and Tom Morrow, ascribed to this transhumanist vision, would be regarded as </w:t>
      </w:r>
      <w:r w:rsidDel="00000000" w:rsidR="00000000" w:rsidRPr="00000000">
        <w:rPr>
          <w:rFonts w:ascii="Calibri" w:cs="Calibri" w:eastAsia="Calibri" w:hAnsi="Calibri"/>
          <w:i w:val="1"/>
          <w:iCs w:val="1"/>
          <w:rtl w:val="0"/>
        </w:rPr>
        <w:t xml:space="preserve">Extropians</w:t>
      </w:r>
      <w:r w:rsidDel="00000000" w:rsidR="00000000" w:rsidRPr="00000000">
        <w:rPr>
          <w:rFonts w:ascii="Calibri" w:cs="Calibri" w:eastAsia="Calibri" w:hAnsi="Calibri"/>
          <w:rtl w:val="0"/>
        </w:rPr>
        <w:t xml:space="preserve">.</w:t>
      </w:r>
    </w:p>
    <w:p w:rsidR="00000000" w:rsidDel="00000000" w:rsidP="00000000" w:rsidRDefault="00000000" w:rsidRPr="00000000" w14:paraId="0000002B">
      <w:pPr>
        <w:spacing w:after="200" w:lineRule="auto"/>
        <w:rPr>
          <w:rFonts w:ascii="Calibri" w:cs="Calibri" w:eastAsia="Calibri" w:hAnsi="Calibri"/>
        </w:rPr>
      </w:pPr>
      <w:r w:rsidDel="00000000" w:rsidR="00000000" w:rsidRPr="00000000">
        <w:rPr>
          <w:rFonts w:ascii="Calibri" w:cs="Calibri" w:eastAsia="Calibri" w:hAnsi="Calibri"/>
          <w:rtl w:val="0"/>
        </w:rPr>
        <w:t xml:space="preserve">More then went on to outline the foundational principles for the Extropian movement in a few pages of text called “The Extropian Principles: A Transhumanist Declaration.” It included five main guidelines or, indeed, principles: </w:t>
      </w:r>
      <w:r w:rsidDel="00000000" w:rsidR="00000000" w:rsidRPr="00000000">
        <w:rPr>
          <w:rFonts w:ascii="Calibri" w:cs="Calibri" w:eastAsia="Calibri" w:hAnsi="Calibri"/>
          <w:i w:val="1"/>
          <w:iCs w:val="1"/>
          <w:rtl w:val="0"/>
        </w:rPr>
        <w:t xml:space="preserve">boundless expansion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self-transformation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dynamic optimism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intelligent technology</w:t>
      </w:r>
      <w:r w:rsidDel="00000000" w:rsidR="00000000" w:rsidRPr="00000000">
        <w:rPr>
          <w:rFonts w:ascii="Calibri" w:cs="Calibri" w:eastAsia="Calibri" w:hAnsi="Calibri"/>
          <w:rtl w:val="0"/>
        </w:rPr>
        <w:t xml:space="preserve">, and—as an explicit nod to Hayek—</w:t>
      </w:r>
      <w:r w:rsidDel="00000000" w:rsidR="00000000" w:rsidRPr="00000000">
        <w:rPr>
          <w:rFonts w:ascii="Calibri" w:cs="Calibri" w:eastAsia="Calibri" w:hAnsi="Calibri"/>
          <w:i w:val="1"/>
          <w:iCs w:val="1"/>
          <w:rtl w:val="0"/>
        </w:rPr>
        <w:t xml:space="preserve">spontaneous order</w:t>
      </w:r>
      <w:r w:rsidDel="00000000" w:rsidR="00000000" w:rsidRPr="00000000">
        <w:rPr>
          <w:rFonts w:ascii="Calibri" w:cs="Calibri" w:eastAsia="Calibri" w:hAnsi="Calibri"/>
          <w:rtl w:val="0"/>
        </w:rPr>
        <w:t xml:space="preserve">. Abbreviated, the principles formed the acronym B.E.S.T. D.O. I.T. S.O.</w:t>
      </w:r>
    </w:p>
    <w:p w:rsidR="00000000" w:rsidDel="00000000" w:rsidP="00000000" w:rsidRDefault="00000000" w:rsidRPr="00000000" w14:paraId="0000002C">
      <w:pPr>
        <w:spacing w:after="200" w:lineRule="auto"/>
        <w:rPr>
          <w:rFonts w:ascii="Calibri" w:cs="Calibri" w:eastAsia="Calibri" w:hAnsi="Calibri"/>
        </w:rPr>
      </w:pPr>
      <w:r w:rsidDel="00000000" w:rsidR="00000000" w:rsidRPr="00000000">
        <w:rPr>
          <w:rFonts w:ascii="Calibri" w:cs="Calibri" w:eastAsia="Calibri" w:hAnsi="Calibri"/>
          <w:rtl w:val="0"/>
        </w:rPr>
        <w:t xml:space="preserve">“Continuing improvements means challenging natural and traditional limitations on human possibilities,” More summarized the movement’s goals in</w:t>
      </w:r>
      <w:r w:rsidDel="00000000" w:rsidR="00000000" w:rsidRPr="00000000">
        <w:rPr>
          <w:rFonts w:ascii="Calibri" w:cs="Calibri" w:eastAsia="Calibri" w:hAnsi="Calibri"/>
          <w:rtl w:val="0"/>
        </w:rPr>
        <w:t xml:space="preserve"> The Extropian Principles. “S</w:t>
      </w:r>
      <w:r w:rsidDel="00000000" w:rsidR="00000000" w:rsidRPr="00000000">
        <w:rPr>
          <w:rFonts w:ascii="Calibri" w:cs="Calibri" w:eastAsia="Calibri" w:hAnsi="Calibri"/>
          <w:rtl w:val="0"/>
        </w:rPr>
        <w:t xml:space="preserve">cience and technology are essential to eradicate constraints on lifespan, intelligence, personal vitality, and freedom. It is absurd to meekly accept ‘natural’ limits to our life spans. Life is likely to move beyond the confines of the Earth—the cradle of biological intelligence—to inhabit the cosmos.”</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Like the transhumanist vision that drove it, the Extropian future was ambitious and spectacular. Besides life extension, which arguably represented the central pillar of the movement, Extropian prospects included a wide array of futurist technologies, ranging from AI to space colonization and mind uploading, to human cloning, fusion energy, and much more.</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Importantly, however, Extropianism had to remain rooted in science and technology—even if often quite speculative versions of it. Rather than dwelling off to the domain of science fiction, Extropians had to consider how to actualize a better future through critical and creative thinking, be proactive, and perpetually learn.</w:t>
      </w:r>
    </w:p>
    <w:p w:rsidR="00000000" w:rsidDel="00000000" w:rsidP="00000000" w:rsidRDefault="00000000" w:rsidRPr="00000000" w14:paraId="0000002F">
      <w:pPr>
        <w:spacing w:after="200" w:lineRule="auto"/>
        <w:rPr>
          <w:rFonts w:ascii="Calibri" w:cs="Calibri" w:eastAsia="Calibri" w:hAnsi="Calibri"/>
        </w:rPr>
      </w:pPr>
      <w:r w:rsidDel="00000000" w:rsidR="00000000" w:rsidRPr="00000000">
        <w:rPr>
          <w:rFonts w:ascii="Calibri" w:cs="Calibri" w:eastAsia="Calibri" w:hAnsi="Calibri"/>
          <w:rtl w:val="0"/>
        </w:rPr>
        <w:t xml:space="preserve">This called for “rational individualism” or “cognitive independence,” More wrote. Extropians had to live by their “own judgment, making reflective, informed choices, profiting from both success and shortcoming,” which, he explained, in turn required free and open societies where diverse sources of information and differing perspectives are allowed to flourish.</w:t>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Conversely, states and their governments could, in the Extropian view, really only hinder progress. Taxes deprived people of the resources to produce and build; borders and other travel restrictions could prevent people from being where they are of most value to the global society, and government regulations only limit people’s ability to experiment and innovate.</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31">
      <w:pPr>
        <w:spacing w:after="200" w:lineRule="auto"/>
        <w:rPr>
          <w:rFonts w:ascii="Calibri" w:cs="Calibri" w:eastAsia="Calibri" w:hAnsi="Calibri"/>
        </w:rPr>
      </w:pPr>
      <w:r w:rsidDel="00000000" w:rsidR="00000000" w:rsidRPr="00000000">
        <w:rPr>
          <w:rFonts w:ascii="Calibri" w:cs="Calibri" w:eastAsia="Calibri" w:hAnsi="Calibri"/>
          <w:rtl w:val="0"/>
        </w:rPr>
        <w:t xml:space="preserve">“Centralized command of behavior constrains exploration, diversity, and dissenting opinion,” More concluded.</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32">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Subculture</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 fall of 1988, </w:t>
      </w:r>
      <w:r w:rsidDel="00000000" w:rsidR="00000000" w:rsidRPr="00000000">
        <w:rPr>
          <w:rFonts w:ascii="Calibri" w:cs="Calibri" w:eastAsia="Calibri" w:hAnsi="Calibri"/>
          <w:rtl w:val="0"/>
        </w:rPr>
        <w:t xml:space="preserve">Max More and Tom Morrow published the first edition of a new journal called </w:t>
      </w:r>
      <w:r w:rsidDel="00000000" w:rsidR="00000000" w:rsidRPr="00000000">
        <w:rPr>
          <w:rFonts w:ascii="Calibri" w:cs="Calibri" w:eastAsia="Calibri" w:hAnsi="Calibri"/>
          <w:i w:val="1"/>
          <w:iCs w:val="1"/>
          <w:rtl w:val="0"/>
        </w:rPr>
        <w:t xml:space="preserve">Extropy</w:t>
      </w:r>
      <w:r w:rsidDel="00000000" w:rsidR="00000000" w:rsidRPr="00000000">
        <w:rPr>
          <w:rFonts w:ascii="Calibri" w:cs="Calibri" w:eastAsia="Calibri" w:hAnsi="Calibri"/>
          <w:rtl w:val="0"/>
        </w:rPr>
        <w:t xml:space="preserve">, marking the de facto launch of the Extropian movement.</w:t>
      </w:r>
    </w:p>
    <w:p w:rsidR="00000000" w:rsidDel="00000000" w:rsidP="00000000" w:rsidRDefault="00000000" w:rsidRPr="00000000" w14:paraId="00000034">
      <w:pPr>
        <w:spacing w:after="200" w:lineRule="auto"/>
        <w:rPr>
          <w:rFonts w:ascii="Calibri" w:cs="Calibri" w:eastAsia="Calibri" w:hAnsi="Calibri"/>
        </w:rPr>
      </w:pPr>
      <w:r w:rsidDel="00000000" w:rsidR="00000000" w:rsidRPr="00000000">
        <w:rPr>
          <w:rFonts w:ascii="Calibri" w:cs="Calibri" w:eastAsia="Calibri" w:hAnsi="Calibri"/>
          <w:rtl w:val="0"/>
        </w:rPr>
        <w:t xml:space="preserve">Even though More and Morrow had printed only fifty copies of this first edition, the journal was quickly connecting scientists, engineers, researchers, and other future-minded Californians from a variety of backgrounds. Its subscribers included computer scientists, rocket engineers, neurosurgeons, chemists, and more. Among them were also some notable names, like the pioneering cryptographer Ralph Merkle, or Nobel Prize-winning theoretical physicist Richard Feynman.</w:t>
      </w:r>
    </w:p>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rtl w:val="0"/>
        </w:rPr>
        <w:t xml:space="preserve">What they shared in common was a science-based optimism about the future. With </w:t>
      </w:r>
      <w:r w:rsidDel="00000000" w:rsidR="00000000" w:rsidRPr="00000000">
        <w:rPr>
          <w:rFonts w:ascii="Calibri" w:cs="Calibri" w:eastAsia="Calibri" w:hAnsi="Calibri"/>
          <w:i w:val="1"/>
          <w:iCs w:val="1"/>
          <w:rtl w:val="0"/>
        </w:rPr>
        <w:t xml:space="preserve">Extropy</w:t>
      </w:r>
      <w:r w:rsidDel="00000000" w:rsidR="00000000" w:rsidRPr="00000000">
        <w:rPr>
          <w:rFonts w:ascii="Calibri" w:cs="Calibri" w:eastAsia="Calibri" w:hAnsi="Calibri"/>
          <w:rtl w:val="0"/>
        </w:rPr>
        <w:t xml:space="preserve">, they finally had a magazine to learn about the most radically futurist ideas out there; or they could share their own radical ideas as guest contributors.</w:t>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What’s more, Extropianism offered them a unique perspective on life itself.</w:t>
      </w:r>
    </w:p>
    <w:p w:rsidR="00000000" w:rsidDel="00000000" w:rsidP="00000000" w:rsidRDefault="00000000" w:rsidRPr="00000000" w14:paraId="00000037">
      <w:pPr>
        <w:spacing w:after="200" w:lineRule="auto"/>
        <w:rPr>
          <w:rFonts w:ascii="Calibri" w:cs="Calibri" w:eastAsia="Calibri" w:hAnsi="Calibri"/>
        </w:rPr>
      </w:pPr>
      <w:r w:rsidDel="00000000" w:rsidR="00000000" w:rsidRPr="00000000">
        <w:rPr>
          <w:rFonts w:ascii="Calibri" w:cs="Calibri" w:eastAsia="Calibri" w:hAnsi="Calibri"/>
          <w:rtl w:val="0"/>
        </w:rPr>
        <w:t xml:space="preserve">Equipped with a superior tool belt to explain the previously unexplained, science had over the past couple of centuries chipped away much of religion’s stronghold in society. But More didn’t believe that science alone would be enough to get rid of religion in its entirety, because religion serves another important purpose: it offers meaning. People cling to religion despite all evidence in large part, argued More, because they rely on their faith to get through tough times and endow themselves with a feeling of purpose. And while he found that most religions actually did not offer that great a form purpose—they tend to place humans beneath some powerful being(s) or downplay this life in favor of an afterlife—this represented </w:t>
      </w:r>
      <w:r w:rsidDel="00000000" w:rsidR="00000000" w:rsidRPr="00000000">
        <w:rPr>
          <w:rFonts w:ascii="Calibri" w:cs="Calibri" w:eastAsia="Calibri" w:hAnsi="Calibri"/>
          <w:i w:val="1"/>
          <w:iCs w:val="1"/>
          <w:rtl w:val="0"/>
        </w:rPr>
        <w:t xml:space="preserve">some</w:t>
      </w:r>
      <w:r w:rsidDel="00000000" w:rsidR="00000000" w:rsidRPr="00000000">
        <w:rPr>
          <w:rFonts w:ascii="Calibri" w:cs="Calibri" w:eastAsia="Calibri" w:hAnsi="Calibri"/>
          <w:rtl w:val="0"/>
        </w:rPr>
        <w:t xml:space="preserve"> form of purpose nonetheless.</w:t>
      </w:r>
    </w:p>
    <w:p w:rsidR="00000000" w:rsidDel="00000000" w:rsidP="00000000" w:rsidRDefault="00000000" w:rsidRPr="00000000" w14:paraId="00000038">
      <w:pPr>
        <w:spacing w:after="200" w:lineRule="auto"/>
        <w:rPr>
          <w:rFonts w:ascii="Calibri" w:cs="Calibri" w:eastAsia="Calibri" w:hAnsi="Calibri"/>
        </w:rPr>
      </w:pPr>
      <w:r w:rsidDel="00000000" w:rsidR="00000000" w:rsidRPr="00000000">
        <w:rPr>
          <w:rFonts w:ascii="Calibri" w:cs="Calibri" w:eastAsia="Calibri" w:hAnsi="Calibri"/>
          <w:rtl w:val="0"/>
        </w:rPr>
        <w:t xml:space="preserve">In order to get rid of religion entirely, people had to be given an alternative source of meaning, More believed:</w:t>
      </w:r>
    </w:p>
    <w:p w:rsidR="00000000" w:rsidDel="00000000" w:rsidP="00000000" w:rsidRDefault="00000000" w:rsidRPr="00000000" w14:paraId="00000039">
      <w:pPr>
        <w:spacing w:after="200" w:lineRule="auto"/>
        <w:rPr>
          <w:rFonts w:ascii="Calibri" w:cs="Calibri" w:eastAsia="Calibri" w:hAnsi="Calibri"/>
        </w:rPr>
      </w:pPr>
      <w:r w:rsidDel="00000000" w:rsidR="00000000" w:rsidRPr="00000000">
        <w:rPr>
          <w:rFonts w:ascii="Calibri" w:cs="Calibri" w:eastAsia="Calibri" w:hAnsi="Calibri"/>
          <w:rtl w:val="0"/>
        </w:rPr>
        <w:t xml:space="preserve">“The Extropian philosophy does not look outside us to a superior alien force for inspiration. Instead it looks inside us and beyond us, projecting forward to a brilliant vision of our future. Our goal is not God, it is the continuation of the process of improvement and transformation of ourselves into ever higher forms. We will outgrow our current interests, bodies, minds, and forms of social organization. This process of expansion and transcendence is the fountainhead of meaningfulness.”</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3A">
      <w:pPr>
        <w:spacing w:after="200" w:lineRule="auto"/>
        <w:rPr>
          <w:rFonts w:ascii="Calibri" w:cs="Calibri" w:eastAsia="Calibri" w:hAnsi="Calibri"/>
        </w:rPr>
      </w:pPr>
      <w:r w:rsidDel="00000000" w:rsidR="00000000" w:rsidRPr="00000000">
        <w:rPr>
          <w:rFonts w:ascii="Calibri" w:cs="Calibri" w:eastAsia="Calibri" w:hAnsi="Calibri"/>
          <w:rtl w:val="0"/>
        </w:rPr>
        <w:t xml:space="preserve">This Extropian perspective on life would over the next couple of years manifest itself as a small and local Californian subculture with distinct habits and rituals. The Extropians had their own logo (five arrows spiraling outward from the center, suggesting growth in every direction) and they congregated at an unofficial club house (or “nerd house”) called Nextropia. They developed their own handshakes (shooting their hands with intertwined fingers upwards to only let go when their arms stretched all the way up: the sky’s the limit!), they organized events (where some of them wore Extropian-themed costumes, for example dressing up as space colonists), and, following the lead of Max More and Tom Morrow, a number of Extropians changed their names: there was an MP-Infinity, a Skye D’Aureous, and someone calling himself R.U. Sirius.</w:t>
      </w:r>
    </w:p>
    <w:p w:rsidR="00000000" w:rsidDel="00000000" w:rsidP="00000000" w:rsidRDefault="00000000" w:rsidRPr="00000000" w14:paraId="0000003B">
      <w:pPr>
        <w:spacing w:after="200" w:lineRule="auto"/>
        <w:rPr>
          <w:rFonts w:ascii="Calibri" w:cs="Calibri" w:eastAsia="Calibri" w:hAnsi="Calibri"/>
        </w:rPr>
      </w:pPr>
      <w:r w:rsidDel="00000000" w:rsidR="00000000" w:rsidRPr="00000000">
        <w:rPr>
          <w:rFonts w:ascii="Calibri" w:cs="Calibri" w:eastAsia="Calibri" w:hAnsi="Calibri"/>
          <w:rtl w:val="0"/>
        </w:rPr>
        <w:t xml:space="preserve">As the Extropian community grew from a few dozen to a couple hundred people, More and Morrow in 1990 also founded the Extropy Institute, with FM-2030 joining as its third founding member. The non-profit educational organization would produce a bimonthly newsletter, organize Extropian conferences, and—cutting edge for its time—host an email list to facilitate online discussion. While email was still a niche technology, the tech-savvy and future-oriented Extropians generally knew how to navigate the newly emerging internet.</w:t>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Some of them even worked on a particularly ambitious internet navigation project themselves . . .</w:t>
      </w:r>
    </w:p>
    <w:p w:rsidR="00000000" w:rsidDel="00000000" w:rsidP="00000000" w:rsidRDefault="00000000" w:rsidRPr="00000000" w14:paraId="0000003D">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High-Tech Hayekians</w:t>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K. Eric Drexler, whose work had been a major inspiration for Max More, had joined the Extropian community shortly after it was established, as had several of his friends—fellow technologists who liked to work on some of the most innovative and challenging projects of the day.</w:t>
      </w:r>
    </w:p>
    <w:p w:rsidR="00000000" w:rsidDel="00000000" w:rsidP="00000000" w:rsidRDefault="00000000" w:rsidRPr="00000000" w14:paraId="0000003F">
      <w:pPr>
        <w:spacing w:after="200" w:lineRule="auto"/>
        <w:rPr>
          <w:rFonts w:ascii="Calibri" w:cs="Calibri" w:eastAsia="Calibri" w:hAnsi="Calibri"/>
        </w:rPr>
      </w:pPr>
      <w:r w:rsidDel="00000000" w:rsidR="00000000" w:rsidRPr="00000000">
        <w:rPr>
          <w:rFonts w:ascii="Calibri" w:cs="Calibri" w:eastAsia="Calibri" w:hAnsi="Calibri"/>
          <w:rtl w:val="0"/>
        </w:rPr>
        <w:t xml:space="preserve">One of them was Mark S. Miller, at the time the main architect of Xanadu, the world’s first-ever hypertext project. (Hypertext is the text you can click on to take you to different parts of the internet.) Originally founded as early as 1960, the ambitious Xanadu project was still a work in progress thirty years later.</w:t>
      </w:r>
    </w:p>
    <w:p w:rsidR="00000000" w:rsidDel="00000000" w:rsidP="00000000" w:rsidRDefault="00000000" w:rsidRPr="00000000" w14:paraId="00000040">
      <w:pPr>
        <w:spacing w:after="200" w:lineRule="auto"/>
        <w:rPr>
          <w:rFonts w:ascii="Calibri" w:cs="Calibri" w:eastAsia="Calibri" w:hAnsi="Calibri"/>
        </w:rPr>
      </w:pPr>
      <w:r w:rsidDel="00000000" w:rsidR="00000000" w:rsidRPr="00000000">
        <w:rPr>
          <w:rFonts w:ascii="Calibri" w:cs="Calibri" w:eastAsia="Calibri" w:hAnsi="Calibri"/>
          <w:rtl w:val="0"/>
        </w:rPr>
        <w:t xml:space="preserve">As part of the project’s development, Drexler and Miller had throughout the 1980s published several papers on allocating processing power across computer networks. In short, they proposed that computers could essentially “rent out” spare CPU cycles to the highest bidder. Self-interested computers would allocate their resources across the network through virtual markets to maximize efficiency, all without the need for a central operator. It would allow computing power to be utilized wherever it was valued the most, while encouraging investment in more hardware if there was sufficient demand for it.</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Drexler and Miller were using Hayek’s free-market insights to design computer networks.</w:t>
      </w:r>
    </w:p>
    <w:p w:rsidR="00000000" w:rsidDel="00000000" w:rsidP="00000000" w:rsidRDefault="00000000" w:rsidRPr="00000000" w14:paraId="00000042">
      <w:pPr>
        <w:spacing w:after="200" w:lineRule="auto"/>
        <w:rPr>
          <w:rFonts w:ascii="Calibri" w:cs="Calibri" w:eastAsia="Calibri" w:hAnsi="Calibri"/>
        </w:rPr>
      </w:pPr>
      <w:r w:rsidDel="00000000" w:rsidR="00000000" w:rsidRPr="00000000">
        <w:rPr>
          <w:rFonts w:ascii="Calibri" w:cs="Calibri" w:eastAsia="Calibri" w:hAnsi="Calibri"/>
          <w:rtl w:val="0"/>
        </w:rPr>
        <w:t xml:space="preserve">Drexler and Miller had studied Hayek’s work on the advice of another Xanadu contributor and mutual friend of theirs called Phil Salin. A futurist with economics degrees from UCLA and Stanford, Salin liked to merge free-market insights with the cutting edge in technology: most notably, he had by the mid-1980s concluded that the time was right for t</w:t>
      </w:r>
      <w:r w:rsidDel="00000000" w:rsidR="00000000" w:rsidRPr="00000000">
        <w:rPr>
          <w:rFonts w:ascii="Calibri" w:cs="Calibri" w:eastAsia="Calibri" w:hAnsi="Calibri"/>
          <w:rtl w:val="0"/>
        </w:rPr>
        <w:t xml:space="preserve">he establishment of a</w:t>
      </w:r>
      <w:r w:rsidDel="00000000" w:rsidR="00000000" w:rsidRPr="00000000">
        <w:rPr>
          <w:rFonts w:ascii="Calibri" w:cs="Calibri" w:eastAsia="Calibri" w:hAnsi="Calibri"/>
          <w:rtl w:val="0"/>
        </w:rPr>
        <w:t xml:space="preserve"> private space transportation industry, and launched one of the most ambitious startups of the decade in the form of private space launch company Starstruck. </w:t>
      </w:r>
    </w:p>
    <w:p w:rsidR="00000000" w:rsidDel="00000000" w:rsidP="00000000" w:rsidRDefault="00000000" w:rsidRPr="00000000" w14:paraId="00000043">
      <w:pPr>
        <w:spacing w:after="200" w:lineRule="auto"/>
        <w:rPr>
          <w:rFonts w:ascii="Calibri" w:cs="Calibri" w:eastAsia="Calibri" w:hAnsi="Calibri"/>
        </w:rPr>
      </w:pPr>
      <w:r w:rsidDel="00000000" w:rsidR="00000000" w:rsidRPr="00000000">
        <w:rPr>
          <w:rFonts w:ascii="Calibri" w:cs="Calibri" w:eastAsia="Calibri" w:hAnsi="Calibri"/>
          <w:rtl w:val="0"/>
        </w:rPr>
        <w:t xml:space="preserve">The three of them—Drexler, Miller, and Salin—had been dubbed the “high-tech Hayekians” by economics journal </w:t>
      </w:r>
      <w:r w:rsidDel="00000000" w:rsidR="00000000" w:rsidRPr="00000000">
        <w:rPr>
          <w:rFonts w:ascii="Calibri" w:cs="Calibri" w:eastAsia="Calibri" w:hAnsi="Calibri"/>
          <w:i w:val="1"/>
          <w:iCs w:val="1"/>
          <w:rtl w:val="0"/>
        </w:rPr>
        <w:t xml:space="preserve">Market Process,</w:t>
      </w:r>
      <w:r w:rsidDel="00000000" w:rsidR="00000000" w:rsidRPr="00000000">
        <w:rPr>
          <w:rFonts w:ascii="Calibri" w:cs="Calibri" w:eastAsia="Calibri" w:hAnsi="Calibri"/>
          <w:rtl w:val="0"/>
        </w:rPr>
        <w:t xml:space="preserve"> a shared nickname that the trio accepted with pride.</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44">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AMIX</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Despite successfully launching a rocket into space, Starstruck ended up a commercial failure: Salin found that the US government made it practically impossible to operate a space transportation business because the taxpayer-subsidized Space Shuttle was consistently undercutting the market.</w:t>
      </w:r>
    </w:p>
    <w:p w:rsidR="00000000" w:rsidDel="00000000" w:rsidP="00000000" w:rsidRDefault="00000000" w:rsidRPr="00000000" w14:paraId="00000046">
      <w:pPr>
        <w:spacing w:after="200" w:lineRule="auto"/>
        <w:rPr>
          <w:rFonts w:ascii="Calibri" w:cs="Calibri" w:eastAsia="Calibri" w:hAnsi="Calibri"/>
        </w:rPr>
      </w:pPr>
      <w:r w:rsidDel="00000000" w:rsidR="00000000" w:rsidRPr="00000000">
        <w:rPr>
          <w:rFonts w:ascii="Calibri" w:cs="Calibri" w:eastAsia="Calibri" w:hAnsi="Calibri"/>
          <w:rtl w:val="0"/>
        </w:rPr>
        <w:t xml:space="preserve">But luckily, this wasn’t Salin’s only project. Besides advising Drexler and Miller, </w:t>
      </w:r>
      <w:r w:rsidDel="00000000" w:rsidR="00000000" w:rsidRPr="00000000">
        <w:rPr>
          <w:rFonts w:ascii="Calibri" w:cs="Calibri" w:eastAsia="Calibri" w:hAnsi="Calibri"/>
          <w:rtl w:val="0"/>
        </w:rPr>
        <w:t xml:space="preserve">he’d also been publishing papers and essays about the economic effects of the computer revolution of his own,</w:t>
      </w:r>
      <w:r w:rsidDel="00000000" w:rsidR="00000000" w:rsidRPr="00000000">
        <w:rPr>
          <w:rFonts w:ascii="Calibri" w:cs="Calibri" w:eastAsia="Calibri" w:hAnsi="Calibri"/>
          <w:vertAlign w:val="superscript"/>
        </w:rPr>
        <w:footnoteReference w:customMarkFollows="0" w:id="10"/>
      </w:r>
      <w:r w:rsidDel="00000000" w:rsidR="00000000" w:rsidRPr="00000000">
        <w:rPr>
          <w:rFonts w:ascii="Calibri" w:cs="Calibri" w:eastAsia="Calibri" w:hAnsi="Calibri"/>
          <w:rtl w:val="0"/>
        </w:rPr>
        <w:t xml:space="preserve"> and these came to form the basis for yet another ambitious endeavor: Salin would create an online marketplace for buying and selling information. Although perhaps not as spectacular as launching rockets into Earth’s orbit, he believed that this project had the potential to change the world in an even bigger way.</w:t>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Called the American Information Exchange, or AMIX for short, the type of information to be sold on this marketplace could be just about anything people were willing to pay for. It could include advice from a mechanic on how to get an old car running again, or a few lines of computer code to automate the accounting at a dentist’s office, or maybe a blueprint design for a new vacation home in the Florida Keys. If it was information, it could be sold on AMIX.</w:t>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Salin believed that AMIX’s greatest benefit would be a sharp reduction of transaction costs in the broadest sense of the word. That is, all the costs associated with making a purchase, including opportunity costs (the “cost” of having to miss out on other things). A transaction cost could for example be the opportunity cost of doing market research to find out which insurance provider offers the best deal, or the cost of calling different liquor stores in order to find out which one of them sells a specific brand of wine.</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On AMIX, people could instead pay someone else to find the best insurance option for them, or purchase information about liquor stores and their inventories. If anyone on the information market offered these services for less money than it would have effectively cost the prospective buyers to find the information themselves, trading for it over AMIX would decrease the transaction cost of the actual purchases. AMIX could make buying insurance, wine, and many other goods and services cheaper by slashing transaction costs.</w:t>
      </w:r>
    </w:p>
    <w:p w:rsidR="00000000" w:rsidDel="00000000" w:rsidP="00000000" w:rsidRDefault="00000000" w:rsidRPr="00000000" w14:paraId="0000004A">
      <w:pPr>
        <w:spacing w:after="200" w:lineRule="auto"/>
        <w:rPr>
          <w:rFonts w:ascii="Calibri" w:cs="Calibri" w:eastAsia="Calibri" w:hAnsi="Calibri"/>
        </w:rPr>
      </w:pPr>
      <w:r w:rsidDel="00000000" w:rsidR="00000000" w:rsidRPr="00000000">
        <w:rPr>
          <w:rFonts w:ascii="Calibri" w:cs="Calibri" w:eastAsia="Calibri" w:hAnsi="Calibri"/>
          <w:rtl w:val="0"/>
        </w:rPr>
        <w:t xml:space="preserve">Society would benefit tremendously from such an efficiency gain, Salin believed, because lower transaction costs would make certain trades worthwhile that otherwise wouldn’t have been. If someone doesn’t have the time to call a dozen liquor stores, the option to instead pay someone else a small fee to do it for them could result in the sale of one more bottle of wine, leaving the wine connoisseur, the liquor store as well as the AMIX researcher better off.</w:t>
      </w:r>
    </w:p>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In short, more trade means a better allocation of resources across the economy—spontaneous order.</w:t>
      </w:r>
    </w:p>
    <w:p w:rsidR="00000000" w:rsidDel="00000000" w:rsidP="00000000" w:rsidRDefault="00000000" w:rsidRPr="00000000" w14:paraId="0000004C">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Cryonics</w:t>
      </w:r>
    </w:p>
    <w:p w:rsidR="00000000" w:rsidDel="00000000" w:rsidP="00000000" w:rsidRDefault="00000000" w:rsidRPr="00000000" w14:paraId="0000004D">
      <w:pPr>
        <w:spacing w:after="200" w:lineRule="auto"/>
        <w:rPr>
          <w:rFonts w:ascii="Calibri" w:cs="Calibri" w:eastAsia="Calibri" w:hAnsi="Calibri"/>
        </w:rPr>
      </w:pPr>
      <w:r w:rsidDel="00000000" w:rsidR="00000000" w:rsidRPr="00000000">
        <w:rPr>
          <w:rFonts w:ascii="Calibri" w:cs="Calibri" w:eastAsia="Calibri" w:hAnsi="Calibri"/>
          <w:rtl w:val="0"/>
        </w:rPr>
        <w:t xml:space="preserve">AMIX was a visionary concept. But it was also way ahead of its time.</w:t>
      </w:r>
    </w:p>
    <w:p w:rsidR="00000000" w:rsidDel="00000000" w:rsidP="00000000" w:rsidRDefault="00000000" w:rsidRPr="00000000" w14:paraId="0000004E">
      <w:pPr>
        <w:spacing w:after="200" w:lineRule="auto"/>
        <w:rPr>
          <w:rFonts w:ascii="Calibri" w:cs="Calibri" w:eastAsia="Calibri" w:hAnsi="Calibri"/>
        </w:rPr>
      </w:pPr>
      <w:r w:rsidDel="00000000" w:rsidR="00000000" w:rsidRPr="00000000">
        <w:rPr>
          <w:rFonts w:ascii="Calibri" w:cs="Calibri" w:eastAsia="Calibri" w:hAnsi="Calibri"/>
          <w:rtl w:val="0"/>
        </w:rPr>
        <w:t xml:space="preserve">When AMIX went live in 1984, Salin and his small team had built the marketplace from scratch. The reputation system they developed was the first of its kind, as was their dispute resolution tool, and since no online payment processors were operational yet, they had to implement this themselves as well. Even websites didn’t exist at the time, which meant that AMIX users had to establish their own network—a network they had to access via dial-up modems since there was no broadband internet yet. Unsurprisingly, the project was off to a slow start.</w:t>
      </w:r>
    </w:p>
    <w:p w:rsidR="00000000" w:rsidDel="00000000" w:rsidP="00000000" w:rsidRDefault="00000000" w:rsidRPr="00000000" w14:paraId="0000004F">
      <w:pPr>
        <w:spacing w:after="200" w:lineRule="auto"/>
        <w:rPr>
          <w:rFonts w:ascii="Calibri" w:cs="Calibri" w:eastAsia="Calibri" w:hAnsi="Calibri"/>
        </w:rPr>
      </w:pPr>
      <w:r w:rsidDel="00000000" w:rsidR="00000000" w:rsidRPr="00000000">
        <w:rPr>
          <w:rFonts w:ascii="Calibri" w:cs="Calibri" w:eastAsia="Calibri" w:hAnsi="Calibri"/>
          <w:rtl w:val="0"/>
        </w:rPr>
        <w:t xml:space="preserve">And sadly, Salin didn’t get to develop AMIX much further: shortly after the project’s launch, he was diagnosed with stomach cancer. Salin ended up selling AMIX to software company Autodesk in 1988, which eventually shut down the project in 1992—just after the high-tech Hayekian had passed away at th</w:t>
      </w:r>
      <w:r w:rsidDel="00000000" w:rsidR="00000000" w:rsidRPr="00000000">
        <w:rPr>
          <w:rFonts w:ascii="Calibri" w:cs="Calibri" w:eastAsia="Calibri" w:hAnsi="Calibri"/>
          <w:rtl w:val="0"/>
        </w:rPr>
        <w:t xml:space="preserve">e age of forty-one.</w:t>
      </w:r>
    </w:p>
    <w:p w:rsidR="00000000" w:rsidDel="00000000" w:rsidP="00000000" w:rsidRDefault="00000000" w:rsidRPr="00000000" w14:paraId="00000050">
      <w:pPr>
        <w:spacing w:after="200" w:lineRule="auto"/>
        <w:rPr>
          <w:rFonts w:ascii="Calibri" w:cs="Calibri" w:eastAsia="Calibri" w:hAnsi="Calibri"/>
        </w:rPr>
      </w:pPr>
      <w:r w:rsidDel="00000000" w:rsidR="00000000" w:rsidRPr="00000000">
        <w:rPr>
          <w:rFonts w:ascii="Calibri" w:cs="Calibri" w:eastAsia="Calibri" w:hAnsi="Calibri"/>
          <w:rtl w:val="0"/>
        </w:rPr>
        <w:t xml:space="preserve">Still, for Extropians, there is always hope . . . even in death.</w:t>
      </w:r>
      <w:r w:rsidDel="00000000" w:rsidR="00000000" w:rsidRPr="00000000">
        <w:rPr>
          <w:rtl w:val="0"/>
        </w:rPr>
      </w:r>
    </w:p>
    <w:p w:rsidR="00000000" w:rsidDel="00000000" w:rsidP="00000000" w:rsidRDefault="00000000" w:rsidRPr="00000000" w14:paraId="00000051">
      <w:pPr>
        <w:spacing w:after="200" w:lineRule="auto"/>
        <w:rPr>
          <w:rFonts w:ascii="Calibri" w:cs="Calibri" w:eastAsia="Calibri" w:hAnsi="Calibri"/>
        </w:rPr>
      </w:pPr>
      <w:r w:rsidDel="00000000" w:rsidR="00000000" w:rsidRPr="00000000">
        <w:rPr>
          <w:rFonts w:ascii="Calibri" w:cs="Calibri" w:eastAsia="Calibri" w:hAnsi="Calibri"/>
          <w:rtl w:val="0"/>
        </w:rPr>
        <w:t xml:space="preserve">If indefinite lifespans are really within reach for mankind, as the Extropians believe, dying just before this transhuman breakthrough is achieved adds a bitter layer to the tragedy. To stumble with the finish line in sight—perhaps just a few decades early—would mean the difference between dying like all humans have done throughout all of history so far, and experiencing eternal life by partaking in the transformation of the human condition. Dying a twenty-odd years too early might just mean missing out on eternity.</w:t>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rtl w:val="0"/>
        </w:rPr>
        <w:t xml:space="preserve">This is why Extropians developed a fallback plan—an escape route to bridge the gap. The Extropians embraced </w:t>
      </w:r>
      <w:r w:rsidDel="00000000" w:rsidR="00000000" w:rsidRPr="00000000">
        <w:rPr>
          <w:rFonts w:ascii="Calibri" w:cs="Calibri" w:eastAsia="Calibri" w:hAnsi="Calibri"/>
          <w:i w:val="1"/>
          <w:iCs w:val="1"/>
          <w:rtl w:val="0"/>
        </w:rPr>
        <w:t xml:space="preserve">cryonics</w:t>
      </w:r>
      <w:r w:rsidDel="00000000" w:rsidR="00000000" w:rsidRPr="00000000">
        <w:rPr>
          <w:rFonts w:ascii="Calibri" w:cs="Calibri" w:eastAsia="Calibri" w:hAnsi="Calibri"/>
          <w:rtl w:val="0"/>
        </w:rPr>
        <w:t xml:space="preserve">.</w:t>
      </w:r>
    </w:p>
    <w:p w:rsidR="00000000" w:rsidDel="00000000" w:rsidP="00000000" w:rsidRDefault="00000000" w:rsidRPr="00000000" w14:paraId="00000053">
      <w:pPr>
        <w:spacing w:after="200" w:lineRule="auto"/>
        <w:rPr>
          <w:rFonts w:ascii="Calibri" w:cs="Calibri" w:eastAsia="Calibri" w:hAnsi="Calibri"/>
        </w:rPr>
      </w:pPr>
      <w:r w:rsidDel="00000000" w:rsidR="00000000" w:rsidRPr="00000000">
        <w:rPr>
          <w:rFonts w:ascii="Calibri" w:cs="Calibri" w:eastAsia="Calibri" w:hAnsi="Calibri"/>
          <w:rtl w:val="0"/>
        </w:rPr>
        <w:t xml:space="preserve">Today, five facilities across the US, China, and </w:t>
      </w:r>
      <w:r w:rsidDel="00000000" w:rsidR="00000000" w:rsidRPr="00000000">
        <w:rPr>
          <w:rFonts w:ascii="Calibri" w:cs="Calibri" w:eastAsia="Calibri" w:hAnsi="Calibri"/>
          <w:rtl w:val="0"/>
        </w:rPr>
        <w:t xml:space="preserve">Europe</w:t>
      </w:r>
      <w:r w:rsidDel="00000000" w:rsidR="00000000" w:rsidRPr="00000000">
        <w:rPr>
          <w:rFonts w:ascii="Calibri" w:cs="Calibri" w:eastAsia="Calibri" w:hAnsi="Calibri"/>
          <w:vertAlign w:val="superscript"/>
        </w:rPr>
        <w:footnoteReference w:customMarkFollows="0" w:id="11"/>
      </w:r>
      <w:r w:rsidDel="00000000" w:rsidR="00000000" w:rsidRPr="00000000">
        <w:rPr>
          <w:rFonts w:ascii="Calibri" w:cs="Calibri" w:eastAsia="Calibri" w:hAnsi="Calibri"/>
          <w:rtl w:val="0"/>
        </w:rPr>
        <w:t xml:space="preserve"> cryo</w:t>
      </w:r>
      <w:r w:rsidDel="00000000" w:rsidR="00000000" w:rsidRPr="00000000">
        <w:rPr>
          <w:rFonts w:ascii="Calibri" w:cs="Calibri" w:eastAsia="Calibri" w:hAnsi="Calibri"/>
          <w:rtl w:val="0"/>
        </w:rPr>
        <w:t xml:space="preserve">preserve a couple hundred human bodies and heads of dead individuals.</w:t>
      </w:r>
      <w:r w:rsidDel="00000000" w:rsidR="00000000" w:rsidRPr="00000000">
        <w:rPr>
          <w:rFonts w:ascii="Calibri" w:cs="Calibri" w:eastAsia="Calibri" w:hAnsi="Calibri"/>
          <w:rtl w:val="0"/>
        </w:rPr>
        <w:t xml:space="preserve"> Before passing away, those people signed up to have their bodies (or just their heads) frozen as soon as possible after clinical death, to be stored in subzero temperatures. Over a thousand more people have signed up to have their bodies or heads preserved after their deaths as well.</w:t>
      </w:r>
    </w:p>
    <w:p w:rsidR="00000000" w:rsidDel="00000000" w:rsidP="00000000" w:rsidRDefault="00000000" w:rsidRPr="00000000" w14:paraId="00000054">
      <w:pPr>
        <w:spacing w:after="200" w:lineRule="auto"/>
        <w:rPr>
          <w:rFonts w:ascii="Calibri" w:cs="Calibri" w:eastAsia="Calibri" w:hAnsi="Calibri"/>
        </w:rPr>
      </w:pPr>
      <w:r w:rsidDel="00000000" w:rsidR="00000000" w:rsidRPr="00000000">
        <w:rPr>
          <w:rFonts w:ascii="Calibri" w:cs="Calibri" w:eastAsia="Calibri" w:hAnsi="Calibri"/>
          <w:rtl w:val="0"/>
        </w:rPr>
        <w:t xml:space="preserve">The Extropian prediction is that those individuals might, at some point in the future, be brought back to life. Although clinically dead, the people kept in biostasis are essentially waiting for science and technology to advance to the point where they can be unfrozen, resurrected, and cured from whatever ills got the best of them. They would wake up a few decades into the future in good health, all set to participate in the transhuman future that awaits.</w:t>
      </w:r>
    </w:p>
    <w:p w:rsidR="00000000" w:rsidDel="00000000" w:rsidP="00000000" w:rsidRDefault="00000000" w:rsidRPr="00000000" w14:paraId="00000055">
      <w:pPr>
        <w:spacing w:after="200" w:lineRule="auto"/>
        <w:rPr>
          <w:rFonts w:ascii="Calibri" w:cs="Calibri" w:eastAsia="Calibri" w:hAnsi="Calibri"/>
        </w:rPr>
      </w:pPr>
      <w:r w:rsidDel="00000000" w:rsidR="00000000" w:rsidRPr="00000000">
        <w:rPr>
          <w:rFonts w:ascii="Calibri" w:cs="Calibri" w:eastAsia="Calibri" w:hAnsi="Calibri"/>
          <w:rtl w:val="0"/>
        </w:rPr>
        <w:t xml:space="preserve">. . . or so goes the theory. There is, of course, no actual guarantee that such resurrections will ever be possible. With today’s technology, it certainly isn’t. But with tomorrow’s technology, who knows?</w:t>
      </w:r>
    </w:p>
    <w:p w:rsidR="00000000" w:rsidDel="00000000" w:rsidP="00000000" w:rsidRDefault="00000000" w:rsidRPr="00000000" w14:paraId="00000056">
      <w:pPr>
        <w:spacing w:after="200" w:lineRule="auto"/>
        <w:rPr>
          <w:rFonts w:ascii="Calibri" w:cs="Calibri" w:eastAsia="Calibri" w:hAnsi="Calibri"/>
        </w:rPr>
      </w:pPr>
      <w:r w:rsidDel="00000000" w:rsidR="00000000" w:rsidRPr="00000000">
        <w:rPr>
          <w:rFonts w:ascii="Calibri" w:cs="Calibri" w:eastAsia="Calibri" w:hAnsi="Calibri"/>
          <w:rtl w:val="0"/>
        </w:rPr>
        <w:t xml:space="preserve">Even if one estimates that the chance of success is (very) slim, the odds of eventual revival may reasonably be estimated as greater than zero, and that’s a bet that Salin and other Extropians were willing to make.</w:t>
      </w:r>
    </w:p>
    <w:p w:rsidR="00000000" w:rsidDel="00000000" w:rsidP="00000000" w:rsidRDefault="00000000" w:rsidRPr="00000000" w14:paraId="00000057">
      <w:pPr>
        <w:spacing w:after="200" w:lineRule="auto"/>
        <w:rPr>
          <w:rFonts w:ascii="Calibri" w:cs="Calibri" w:eastAsia="Calibri" w:hAnsi="Calibri"/>
        </w:rPr>
      </w:pPr>
      <w:r w:rsidDel="00000000" w:rsidR="00000000" w:rsidRPr="00000000">
        <w:rPr>
          <w:rFonts w:ascii="Calibri" w:cs="Calibri" w:eastAsia="Calibri" w:hAnsi="Calibri"/>
          <w:rtl w:val="0"/>
        </w:rPr>
        <w:t xml:space="preserve">The remaining—living—Extropians will just have to keep the transhumanist flame burning in the meantime.</w:t>
      </w:r>
    </w:p>
    <w:p w:rsidR="00000000" w:rsidDel="00000000" w:rsidP="00000000" w:rsidRDefault="00000000" w:rsidRPr="00000000" w14:paraId="00000058">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Digital Cash</w:t>
      </w:r>
    </w:p>
    <w:p w:rsidR="00000000" w:rsidDel="00000000" w:rsidP="00000000" w:rsidRDefault="00000000" w:rsidRPr="00000000" w14:paraId="00000059">
      <w:pPr>
        <w:spacing w:after="200" w:lineRule="auto"/>
        <w:rPr>
          <w:rFonts w:ascii="Calibri" w:cs="Calibri" w:eastAsia="Calibri" w:hAnsi="Calibri"/>
        </w:rPr>
      </w:pPr>
      <w:r w:rsidDel="00000000" w:rsidR="00000000" w:rsidRPr="00000000">
        <w:rPr>
          <w:rFonts w:ascii="Calibri" w:cs="Calibri" w:eastAsia="Calibri" w:hAnsi="Calibri"/>
          <w:rtl w:val="0"/>
        </w:rPr>
        <w:t xml:space="preserve">The Extropian movement, like Max More himself, was naturally at home in California. Silicon Valley was by the early 1990s increasingly recognized as the global hotspot for innovation, which in turn attracted some of the most ambitious technologists, scientists, and entrepreneurs to the American West Coast.</w:t>
      </w:r>
    </w:p>
    <w:p w:rsidR="00000000" w:rsidDel="00000000" w:rsidP="00000000" w:rsidRDefault="00000000" w:rsidRPr="00000000" w14:paraId="0000005A">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there was a notable exception. By the early 1990s, some of the Extropians had become convinced that one particularly interesting and important technology was actually being developed by a small startup halfway across the globe. They believed that the realization of electronic cash was critical, and David Chaum appeared to be holding all the cards.</w:t>
      </w:r>
    </w:p>
    <w:p w:rsidR="00000000" w:rsidDel="00000000" w:rsidP="00000000" w:rsidRDefault="00000000" w:rsidRPr="00000000" w14:paraId="0000005B">
      <w:pPr>
        <w:spacing w:after="200" w:lineRule="auto"/>
        <w:rPr>
          <w:rFonts w:ascii="Calibri" w:cs="Calibri" w:eastAsia="Calibri" w:hAnsi="Calibri"/>
        </w:rPr>
      </w:pPr>
      <w:r w:rsidDel="00000000" w:rsidR="00000000" w:rsidRPr="00000000">
        <w:rPr>
          <w:rFonts w:ascii="Calibri" w:cs="Calibri" w:eastAsia="Calibri" w:hAnsi="Calibri"/>
          <w:rtl w:val="0"/>
        </w:rPr>
        <w:t xml:space="preserve">For at least one Extropian, a computer scientist named Nick Szabo, it was reason to head to Amsterdam and work for DigiCash himself. Game developer Hal Finney, meanwhile, started advocating the importance of digital cash to his fellow Extropians in hopes of getting more of them involved. Spread across seven pages in the tenth edition of </w:t>
      </w:r>
      <w:r w:rsidDel="00000000" w:rsidR="00000000" w:rsidRPr="00000000">
        <w:rPr>
          <w:rFonts w:ascii="Calibri" w:cs="Calibri" w:eastAsia="Calibri" w:hAnsi="Calibri"/>
          <w:i w:val="1"/>
          <w:iCs w:val="1"/>
          <w:rtl w:val="0"/>
        </w:rPr>
        <w:t xml:space="preserve">Extropy</w:t>
      </w:r>
      <w:r w:rsidDel="00000000" w:rsidR="00000000" w:rsidRPr="00000000">
        <w:rPr>
          <w:rFonts w:ascii="Calibri" w:cs="Calibri" w:eastAsia="Calibri" w:hAnsi="Calibri"/>
          <w:rtl w:val="0"/>
        </w:rPr>
        <w:t xml:space="preserve">, published in early 1993, Finney detailed the inner workings of Chaum’s digital cash system, and—tapping into the group’s libertarian ethos—explained why Extropians should care.</w:t>
      </w:r>
    </w:p>
    <w:p w:rsidR="00000000" w:rsidDel="00000000" w:rsidP="00000000" w:rsidRDefault="00000000" w:rsidRPr="00000000" w14:paraId="0000005C">
      <w:pPr>
        <w:spacing w:after="200" w:lineRule="auto"/>
        <w:rPr>
          <w:rFonts w:ascii="Calibri" w:cs="Calibri" w:eastAsia="Calibri" w:hAnsi="Calibri"/>
        </w:rPr>
      </w:pPr>
      <w:r w:rsidDel="00000000" w:rsidR="00000000" w:rsidRPr="00000000">
        <w:rPr>
          <w:rFonts w:ascii="Calibri" w:cs="Calibri" w:eastAsia="Calibri" w:hAnsi="Calibri"/>
          <w:rtl w:val="0"/>
        </w:rPr>
        <w:t xml:space="preserve">“We are on a path today which, if nothing changes, will lead to a world with the potential for greater government power, intrusion, and control,” Finney warned. “We can change this; these [digital cash] technologies can revolutionize the relationship between individuals and organizations, putting them both on an equal footing for the first time. Cryptography can make possible a world in which people have control over information about themselves, not because government has granted them that control, but because only they possess the cryptographic keys to reveal that information.”</w:t>
      </w:r>
      <w:r w:rsidDel="00000000" w:rsidR="00000000" w:rsidRPr="00000000">
        <w:rPr>
          <w:rFonts w:ascii="Calibri" w:cs="Calibri" w:eastAsia="Calibri" w:hAnsi="Calibri"/>
          <w:vertAlign w:val="superscript"/>
        </w:rPr>
        <w:footnoteReference w:customMarkFollows="0" w:id="12"/>
      </w:r>
      <w:r w:rsidDel="00000000" w:rsidR="00000000" w:rsidRPr="00000000">
        <w:rPr>
          <w:rtl w:val="0"/>
        </w:rPr>
      </w:r>
    </w:p>
    <w:p w:rsidR="00000000" w:rsidDel="00000000" w:rsidP="00000000" w:rsidRDefault="00000000" w:rsidRPr="00000000" w14:paraId="0000005D">
      <w:pPr>
        <w:spacing w:after="200" w:lineRule="auto"/>
        <w:rPr>
          <w:rFonts w:ascii="Calibri" w:cs="Calibri" w:eastAsia="Calibri" w:hAnsi="Calibri"/>
        </w:rPr>
      </w:pPr>
      <w:r w:rsidDel="00000000" w:rsidR="00000000" w:rsidRPr="00000000">
        <w:rPr>
          <w:rFonts w:ascii="Calibri" w:cs="Calibri" w:eastAsia="Calibri" w:hAnsi="Calibri"/>
          <w:rtl w:val="0"/>
        </w:rPr>
        <w:t xml:space="preserve">Finney turned out to be right: the Extropian community came to generally share his concerns, and they understood why electronic cash offered an important part of the solution. Moreover, as they learned about cryptographically secured money, some Extropians started toying with the idea that the potential benefits of electronic cash could be even greater than privacy alone.</w:t>
      </w:r>
    </w:p>
    <w:p w:rsidR="00000000" w:rsidDel="00000000" w:rsidP="00000000" w:rsidRDefault="00000000" w:rsidRPr="00000000" w14:paraId="0000005E">
      <w:pPr>
        <w:spacing w:after="200" w:lineRule="auto"/>
        <w:rPr>
          <w:rFonts w:ascii="Calibri" w:cs="Calibri" w:eastAsia="Calibri" w:hAnsi="Calibri"/>
        </w:rPr>
      </w:pPr>
      <w:r w:rsidDel="00000000" w:rsidR="00000000" w:rsidRPr="00000000">
        <w:rPr>
          <w:rFonts w:ascii="Calibri" w:cs="Calibri" w:eastAsia="Calibri" w:hAnsi="Calibri"/>
          <w:rtl w:val="0"/>
        </w:rPr>
        <w:t xml:space="preserve">Where Chaum had mainly been concerned with the anonymous features of digital currency, these Extropians also began to consider its potential in the context of </w:t>
      </w:r>
      <w:r w:rsidDel="00000000" w:rsidR="00000000" w:rsidRPr="00000000">
        <w:rPr>
          <w:rFonts w:ascii="Calibri" w:cs="Calibri" w:eastAsia="Calibri" w:hAnsi="Calibri"/>
          <w:i w:val="1"/>
          <w:iCs w:val="1"/>
          <w:rtl w:val="0"/>
        </w:rPr>
        <w:t xml:space="preserve">monetary </w:t>
      </w:r>
      <w:r w:rsidDel="00000000" w:rsidR="00000000" w:rsidRPr="00000000">
        <w:rPr>
          <w:rFonts w:ascii="Calibri" w:cs="Calibri" w:eastAsia="Calibri" w:hAnsi="Calibri"/>
          <w:rtl w:val="0"/>
        </w:rPr>
        <w:t xml:space="preserve">reform.</w:t>
      </w:r>
    </w:p>
    <w:p w:rsidR="00000000" w:rsidDel="00000000" w:rsidP="00000000" w:rsidRDefault="00000000" w:rsidRPr="00000000" w14:paraId="0000005F">
      <w:pPr>
        <w:spacing w:after="200" w:lineRule="auto"/>
        <w:rPr>
          <w:rFonts w:ascii="Calibri" w:cs="Calibri" w:eastAsia="Calibri" w:hAnsi="Calibri"/>
        </w:rPr>
      </w:pPr>
      <w:r w:rsidDel="00000000" w:rsidR="00000000" w:rsidRPr="00000000">
        <w:rPr>
          <w:rFonts w:ascii="Calibri" w:cs="Calibri" w:eastAsia="Calibri" w:hAnsi="Calibri"/>
          <w:rtl w:val="0"/>
        </w:rPr>
        <w:t xml:space="preserve">By 1995, the newfound Extropian interest culminated in a special </w:t>
      </w:r>
      <w:r w:rsidDel="00000000" w:rsidR="00000000" w:rsidRPr="00000000">
        <w:rPr>
          <w:rFonts w:ascii="Calibri" w:cs="Calibri" w:eastAsia="Calibri" w:hAnsi="Calibri"/>
          <w:i w:val="1"/>
          <w:iCs w:val="1"/>
          <w:rtl w:val="0"/>
        </w:rPr>
        <w:t xml:space="preserve">Extropy </w:t>
      </w:r>
      <w:r w:rsidDel="00000000" w:rsidR="00000000" w:rsidRPr="00000000">
        <w:rPr>
          <w:rFonts w:ascii="Calibri" w:cs="Calibri" w:eastAsia="Calibri" w:hAnsi="Calibri"/>
          <w:rtl w:val="0"/>
        </w:rPr>
        <w:t xml:space="preserve">issue: the fifteenth edition of the journal was all about digital cash. The magazine cover prominently featured a blue-reddish mockup currency bill where instead of some head of state Hayek’s portrait appeared on the note. “Fifteen Hayeks,” the denomination read, and it was supposedly issued by the “Virtual Bank of Extropolis.”</w:t>
      </w:r>
    </w:p>
    <w:p w:rsidR="00000000" w:rsidDel="00000000" w:rsidP="00000000" w:rsidRDefault="00000000" w:rsidRPr="00000000" w14:paraId="00000060">
      <w:pPr>
        <w:spacing w:after="200" w:lineRule="auto"/>
        <w:rPr>
          <w:rFonts w:ascii="Calibri" w:cs="Calibri" w:eastAsia="Calibri" w:hAnsi="Calibri"/>
        </w:rPr>
      </w:pPr>
      <w:r w:rsidDel="00000000" w:rsidR="00000000" w:rsidRPr="00000000">
        <w:rPr>
          <w:rFonts w:ascii="Calibri" w:cs="Calibri" w:eastAsia="Calibri" w:hAnsi="Calibri"/>
          <w:rtl w:val="0"/>
        </w:rPr>
        <w:t xml:space="preserve">Inside the journal, about half of all articles discussed the potential of electronic cash, with different authors exhibiting various views relating to the digitization of money. These ideas of course included the well-known privacy features that Chaum’s design offered.</w:t>
      </w:r>
      <w:r w:rsidDel="00000000" w:rsidR="00000000" w:rsidRPr="00000000">
        <w:rPr>
          <w:rFonts w:ascii="Calibri" w:cs="Calibri" w:eastAsia="Calibri" w:hAnsi="Calibri"/>
          <w:rtl w:val="0"/>
        </w:rPr>
        <w:t xml:space="preserve"> But most authors explored additional ideas as well.</w:t>
      </w:r>
      <w:r w:rsidDel="00000000" w:rsidR="00000000" w:rsidRPr="00000000">
        <w:rPr>
          <w:rtl w:val="0"/>
        </w:rPr>
      </w:r>
    </w:p>
    <w:p w:rsidR="00000000" w:rsidDel="00000000" w:rsidP="00000000" w:rsidRDefault="00000000" w:rsidRPr="00000000" w14:paraId="00000061">
      <w:pPr>
        <w:spacing w:after="200" w:lineRule="auto"/>
        <w:rPr>
          <w:rFonts w:ascii="Calibri" w:cs="Calibri" w:eastAsia="Calibri" w:hAnsi="Calibri"/>
        </w:rPr>
      </w:pPr>
      <w:r w:rsidDel="00000000" w:rsidR="00000000" w:rsidRPr="00000000">
        <w:rPr>
          <w:rFonts w:ascii="Calibri" w:cs="Calibri" w:eastAsia="Calibri" w:hAnsi="Calibri"/>
          <w:rtl w:val="0"/>
        </w:rPr>
        <w:t xml:space="preserve">In his “Introduction to Digital Cash,” software engineer Mark Grant for example speculated that digital money could be used to establish local currency schemes, while also suggesting one particularly spicy alternative way of backing Chaumian cash.</w:t>
      </w:r>
    </w:p>
    <w:p w:rsidR="00000000" w:rsidDel="00000000" w:rsidP="00000000" w:rsidRDefault="00000000" w:rsidRPr="00000000" w14:paraId="00000062">
      <w:pPr>
        <w:spacing w:after="200" w:lineRule="auto"/>
        <w:rPr>
          <w:rFonts w:ascii="Calibri" w:cs="Calibri" w:eastAsia="Calibri" w:hAnsi="Calibri"/>
        </w:rPr>
      </w:pPr>
      <w:r w:rsidDel="00000000" w:rsidR="00000000" w:rsidRPr="00000000">
        <w:rPr>
          <w:rFonts w:ascii="Calibri" w:cs="Calibri" w:eastAsia="Calibri" w:hAnsi="Calibri"/>
          <w:rtl w:val="0"/>
        </w:rPr>
        <w:t xml:space="preserve">“Just as the personal computer and laser printer have made it possible for anyone to become a publisher, digital cash makes it possible for anyone to become a bank, whether they are a major corporation or a street-corner drug dealer with a laptop and a cellular telephone,” Grant explained. “Indeed, as national debts continue to increase, many people might see an advantage in using cash backed with, say, cocaine instead of cash backed solely by a government’s ability to collect taxes.”</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63">
      <w:pPr>
        <w:spacing w:after="200" w:lineRule="auto"/>
        <w:rPr>
          <w:rFonts w:ascii="Calibri" w:cs="Calibri" w:eastAsia="Calibri" w:hAnsi="Calibri"/>
        </w:rPr>
      </w:pPr>
      <w:r w:rsidDel="00000000" w:rsidR="00000000" w:rsidRPr="00000000">
        <w:rPr>
          <w:rFonts w:ascii="Calibri" w:cs="Calibri" w:eastAsia="Calibri" w:hAnsi="Calibri"/>
          <w:rtl w:val="0"/>
        </w:rPr>
        <w:t xml:space="preserve">Another contributor, web engineer Eric Watt Forste, wrote a raving review of</w:t>
      </w:r>
      <w:r w:rsidDel="00000000" w:rsidR="00000000" w:rsidRPr="00000000">
        <w:rPr>
          <w:rFonts w:ascii="Calibri" w:cs="Calibri" w:eastAsia="Calibri" w:hAnsi="Calibri"/>
          <w:rtl w:val="0"/>
        </w:rPr>
        <w:t xml:space="preserve"> modern free banking school </w:t>
      </w:r>
      <w:r w:rsidDel="00000000" w:rsidR="00000000" w:rsidRPr="00000000">
        <w:rPr>
          <w:rFonts w:ascii="Calibri" w:cs="Calibri" w:eastAsia="Calibri" w:hAnsi="Calibri"/>
          <w:rtl w:val="0"/>
        </w:rPr>
        <w:t xml:space="preserve">researcher George Selgin’s </w:t>
      </w:r>
      <w:r w:rsidDel="00000000" w:rsidR="00000000" w:rsidRPr="00000000">
        <w:rPr>
          <w:rFonts w:ascii="Calibri" w:cs="Calibri" w:eastAsia="Calibri" w:hAnsi="Calibri"/>
          <w:i w:val="1"/>
          <w:iCs w:val="1"/>
          <w:rtl w:val="0"/>
        </w:rPr>
        <w:t xml:space="preserve">The Theory of Free Banking</w:t>
      </w:r>
      <w:r w:rsidDel="00000000" w:rsidR="00000000" w:rsidRPr="00000000">
        <w:rPr>
          <w:rFonts w:ascii="Calibri" w:cs="Calibri" w:eastAsia="Calibri" w:hAnsi="Calibri"/>
          <w:rtl w:val="0"/>
        </w:rPr>
        <w:t xml:space="preserve">. The book, which offers an elaborate account of how banking infrastructure could develop in a free-banking environment, could offer a blueprint for the digital domain as well, Watt Forste suggested:</w:t>
      </w:r>
    </w:p>
    <w:p w:rsidR="00000000" w:rsidDel="00000000" w:rsidP="00000000" w:rsidRDefault="00000000" w:rsidRPr="00000000" w14:paraId="00000064">
      <w:pPr>
        <w:spacing w:after="200" w:lineRule="auto"/>
        <w:rPr>
          <w:rFonts w:ascii="Calibri" w:cs="Calibri" w:eastAsia="Calibri" w:hAnsi="Calibri"/>
        </w:rPr>
      </w:pPr>
      <w:r w:rsidDel="00000000" w:rsidR="00000000" w:rsidRPr="00000000">
        <w:rPr>
          <w:rFonts w:ascii="Calibri" w:cs="Calibri" w:eastAsia="Calibri" w:hAnsi="Calibri"/>
          <w:rtl w:val="0"/>
        </w:rPr>
        <w:t xml:space="preserve">“While crypto mavens are busy explaining how these banks could function technologically, the theory of free banking explains how they could function economically,” Watt Forste concluded his review.</w:t>
      </w:r>
      <w:r w:rsidDel="00000000" w:rsidR="00000000" w:rsidRPr="00000000">
        <w:rPr>
          <w:rFonts w:ascii="Calibri" w:cs="Calibri" w:eastAsia="Calibri" w:hAnsi="Calibri"/>
          <w:vertAlign w:val="superscript"/>
        </w:rPr>
        <w:footnoteReference w:customMarkFollows="0" w:id="14"/>
      </w:r>
      <w:r w:rsidDel="00000000" w:rsidR="00000000" w:rsidRPr="00000000">
        <w:rPr>
          <w:rtl w:val="0"/>
        </w:rPr>
      </w:r>
    </w:p>
    <w:p w:rsidR="00000000" w:rsidDel="00000000" w:rsidP="00000000" w:rsidRDefault="00000000" w:rsidRPr="00000000" w14:paraId="00000065">
      <w:pPr>
        <w:spacing w:after="200" w:lineRule="auto"/>
        <w:rPr>
          <w:rFonts w:ascii="Calibri" w:cs="Calibri" w:eastAsia="Calibri" w:hAnsi="Calibri"/>
        </w:rPr>
      </w:pPr>
      <w:r w:rsidDel="00000000" w:rsidR="00000000" w:rsidRPr="00000000">
        <w:rPr>
          <w:rFonts w:ascii="Calibri" w:cs="Calibri" w:eastAsia="Calibri" w:hAnsi="Calibri"/>
          <w:rtl w:val="0"/>
        </w:rPr>
        <w:t xml:space="preserve">Lawrence White, Selgin’s closest ideological ally in the free-banking movement, had even contributed an article to the journal himself. Although mostly offering a more technical comparison between electronic cash schemes and existing payment solutions, White slipped in a hint of how digital currency could dramatically upset international banking dynamics: “One major potential advantage of electronic funds transfer via personal computer is that it may give ordinary consumers affordable access to off-shore banking.”</w:t>
      </w:r>
      <w:r w:rsidDel="00000000" w:rsidR="00000000" w:rsidRPr="00000000">
        <w:rPr>
          <w:rFonts w:ascii="Calibri" w:cs="Calibri" w:eastAsia="Calibri" w:hAnsi="Calibri"/>
          <w:vertAlign w:val="superscript"/>
        </w:rPr>
        <w:footnoteReference w:customMarkFollows="0" w:id="15"/>
      </w:r>
      <w:r w:rsidDel="00000000" w:rsidR="00000000" w:rsidRPr="00000000">
        <w:rPr>
          <w:rtl w:val="0"/>
        </w:rPr>
      </w:r>
    </w:p>
    <w:p w:rsidR="00000000" w:rsidDel="00000000" w:rsidP="00000000" w:rsidRDefault="00000000" w:rsidRPr="00000000" w14:paraId="00000066">
      <w:pPr>
        <w:spacing w:after="200" w:lineRule="auto"/>
        <w:rPr>
          <w:rFonts w:ascii="Calibri" w:cs="Calibri" w:eastAsia="Calibri" w:hAnsi="Calibri"/>
        </w:rPr>
      </w:pPr>
      <w:r w:rsidDel="00000000" w:rsidR="00000000" w:rsidRPr="00000000">
        <w:rPr>
          <w:rFonts w:ascii="Calibri" w:cs="Calibri" w:eastAsia="Calibri" w:hAnsi="Calibri"/>
          <w:rtl w:val="0"/>
        </w:rPr>
        <w:t xml:space="preserve">But perhaps most notable of all, Max More took it upon himself to summarize and present Hayek’s seminal book on competing currencies.</w:t>
      </w:r>
    </w:p>
    <w:p w:rsidR="00000000" w:rsidDel="00000000" w:rsidP="00000000" w:rsidRDefault="00000000" w:rsidRPr="00000000" w14:paraId="00000067">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More Denationalizing Money</w:t>
      </w:r>
    </w:p>
    <w:p w:rsidR="00000000" w:rsidDel="00000000" w:rsidP="00000000" w:rsidRDefault="00000000" w:rsidRPr="00000000" w14:paraId="00000068">
      <w:pPr>
        <w:spacing w:after="200" w:lineRule="auto"/>
        <w:rPr>
          <w:rFonts w:ascii="Calibri" w:cs="Calibri" w:eastAsia="Calibri" w:hAnsi="Calibri"/>
        </w:rPr>
      </w:pPr>
      <w:r w:rsidDel="00000000" w:rsidR="00000000" w:rsidRPr="00000000">
        <w:rPr>
          <w:rFonts w:ascii="Calibri" w:cs="Calibri" w:eastAsia="Calibri" w:hAnsi="Calibri"/>
          <w:rtl w:val="0"/>
        </w:rPr>
        <w:t xml:space="preserve">Hayek’s work had shaped Extropianism. The Austrian’s insights regarding distributed knowledge, free markets, and spontaneous order represented a core source of inspiration for Max More when he formulated the movement’s organizational principles. Now, More asked his fellow Extropians to also consider one of Hayek’s much more recent proposals; a radical idea that had until then gained limited traction.</w:t>
      </w:r>
    </w:p>
    <w:p w:rsidR="00000000" w:rsidDel="00000000" w:rsidP="00000000" w:rsidRDefault="00000000" w:rsidRPr="00000000" w14:paraId="00000069">
      <w:pPr>
        <w:spacing w:after="200" w:lineRule="auto"/>
        <w:rPr>
          <w:rFonts w:ascii="Calibri" w:cs="Calibri" w:eastAsia="Calibri" w:hAnsi="Calibri"/>
        </w:rPr>
      </w:pPr>
      <w:r w:rsidDel="00000000" w:rsidR="00000000" w:rsidRPr="00000000">
        <w:rPr>
          <w:rFonts w:ascii="Calibri" w:cs="Calibri" w:eastAsia="Calibri" w:hAnsi="Calibri"/>
          <w:rtl w:val="0"/>
        </w:rPr>
        <w:t xml:space="preserve">The founder of the Extropian movement argued for the denationalization of money.</w:t>
      </w:r>
    </w:p>
    <w:p w:rsidR="00000000" w:rsidDel="00000000" w:rsidP="00000000" w:rsidRDefault="00000000" w:rsidRPr="00000000" w14:paraId="0000006A">
      <w:pPr>
        <w:spacing w:after="200" w:lineRule="auto"/>
        <w:rPr>
          <w:rFonts w:ascii="Calibri" w:cs="Calibri" w:eastAsia="Calibri" w:hAnsi="Calibri"/>
        </w:rPr>
      </w:pPr>
      <w:r w:rsidDel="00000000" w:rsidR="00000000" w:rsidRPr="00000000">
        <w:rPr>
          <w:rFonts w:ascii="Calibri" w:cs="Calibri" w:eastAsia="Calibri" w:hAnsi="Calibri"/>
          <w:rtl w:val="0"/>
        </w:rPr>
        <w:t xml:space="preserve">In his article, More proved himself a well-grounded student of Hayek’s work and an effective communicator of it. He offered a compact summary of Hayek’s contributions to the greater monetary policy debate, and explained how the fiat currency system was responsible for four “economic ills”: inflation, instability, undisciplined state expenditure, and economic nationalism.</w:t>
      </w:r>
    </w:p>
    <w:p w:rsidR="00000000" w:rsidDel="00000000" w:rsidP="00000000" w:rsidRDefault="00000000" w:rsidRPr="00000000" w14:paraId="0000006B">
      <w:pPr>
        <w:spacing w:after="200" w:lineRule="auto"/>
        <w:rPr>
          <w:rFonts w:ascii="Calibri" w:cs="Calibri" w:eastAsia="Calibri" w:hAnsi="Calibri"/>
        </w:rPr>
      </w:pPr>
      <w:r w:rsidDel="00000000" w:rsidR="00000000" w:rsidRPr="00000000">
        <w:rPr>
          <w:rFonts w:ascii="Calibri" w:cs="Calibri" w:eastAsia="Calibri" w:hAnsi="Calibri"/>
          <w:rtl w:val="0"/>
        </w:rPr>
        <w:t xml:space="preserve">Inflation is caused by government expansion of the money supply in a Keynesian attempt to lower unemployment, More explained, but </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rtl w:val="0"/>
        </w:rPr>
        <w:t xml:space="preserve">t actually distorts the economy, increases effective taxes, and has an addictive effect to boot.</w:t>
      </w:r>
    </w:p>
    <w:p w:rsidR="00000000" w:rsidDel="00000000" w:rsidP="00000000" w:rsidRDefault="00000000" w:rsidRPr="00000000" w14:paraId="0000006C">
      <w:pPr>
        <w:spacing w:after="200" w:lineRule="auto"/>
        <w:rPr>
          <w:rFonts w:ascii="Calibri" w:cs="Calibri" w:eastAsia="Calibri" w:hAnsi="Calibri"/>
        </w:rPr>
      </w:pPr>
      <w:r w:rsidDel="00000000" w:rsidR="00000000" w:rsidRPr="00000000">
        <w:rPr>
          <w:rFonts w:ascii="Calibri" w:cs="Calibri" w:eastAsia="Calibri" w:hAnsi="Calibri"/>
          <w:rtl w:val="0"/>
        </w:rPr>
        <w:t xml:space="preserve">Instability, meanwhile, is caused by central bank interest rate manipulation—More summarized Hayek’s business cycle theory—not by an inherent instability in the market (as he pointed out both Keynesians and Marxists claim). </w:t>
      </w:r>
    </w:p>
    <w:p w:rsidR="00000000" w:rsidDel="00000000" w:rsidP="00000000" w:rsidRDefault="00000000" w:rsidRPr="00000000" w14:paraId="0000006D">
      <w:pPr>
        <w:spacing w:after="200" w:lineRule="auto"/>
        <w:rPr>
          <w:rFonts w:ascii="Calibri" w:cs="Calibri" w:eastAsia="Calibri" w:hAnsi="Calibri"/>
        </w:rPr>
      </w:pPr>
      <w:r w:rsidDel="00000000" w:rsidR="00000000" w:rsidRPr="00000000">
        <w:rPr>
          <w:rFonts w:ascii="Calibri" w:cs="Calibri" w:eastAsia="Calibri" w:hAnsi="Calibri"/>
          <w:rtl w:val="0"/>
        </w:rPr>
        <w:t xml:space="preserve">Economic nationalism (or what Hayek had actually called monetary nationalism), furthermore, unnecessarily affects different parts of the economy in unpredictable and detrimental ways, More wrote.</w:t>
      </w:r>
    </w:p>
    <w:p w:rsidR="00000000" w:rsidDel="00000000" w:rsidP="00000000" w:rsidRDefault="00000000" w:rsidRPr="00000000" w14:paraId="0000006E">
      <w:pPr>
        <w:spacing w:after="200" w:lineRule="auto"/>
        <w:rPr>
          <w:rFonts w:ascii="Calibri" w:cs="Calibri" w:eastAsia="Calibri" w:hAnsi="Calibri"/>
        </w:rPr>
      </w:pPr>
      <w:r w:rsidDel="00000000" w:rsidR="00000000" w:rsidRPr="00000000">
        <w:rPr>
          <w:rFonts w:ascii="Calibri" w:cs="Calibri" w:eastAsia="Calibri" w:hAnsi="Calibri"/>
          <w:rtl w:val="0"/>
        </w:rPr>
        <w:t xml:space="preserve">And last but not least, the monetary system enabled undisciplined state expenditure, More explained; fiat currency helps grow the scope of government.</w:t>
      </w:r>
    </w:p>
    <w:p w:rsidR="00000000" w:rsidDel="00000000" w:rsidP="00000000" w:rsidRDefault="00000000" w:rsidRPr="00000000" w14:paraId="0000006F">
      <w:pPr>
        <w:spacing w:after="200" w:lineRule="auto"/>
        <w:rPr>
          <w:rFonts w:ascii="Calibri" w:cs="Calibri" w:eastAsia="Calibri" w:hAnsi="Calibri"/>
        </w:rPr>
      </w:pPr>
      <w:r w:rsidDel="00000000" w:rsidR="00000000" w:rsidRPr="00000000">
        <w:rPr>
          <w:rFonts w:ascii="Calibri" w:cs="Calibri" w:eastAsia="Calibri" w:hAnsi="Calibri"/>
          <w:rtl w:val="0"/>
        </w:rPr>
        <w:t xml:space="preserve">“The state expands its power largely through taking more of the wealth of productive individuals,” wrote the Extropian. “Taxation provides a means for funding new agencies, programs, and powers. Raising taxes generates little enthusiasm, so governments often turn to another means of finance: Borrowing and expanding the money supply.”</w:t>
      </w:r>
      <w:r w:rsidDel="00000000" w:rsidR="00000000" w:rsidRPr="00000000">
        <w:rPr>
          <w:rFonts w:ascii="Calibri" w:cs="Calibri" w:eastAsia="Calibri" w:hAnsi="Calibri"/>
          <w:vertAlign w:val="superscript"/>
        </w:rPr>
        <w:footnoteReference w:customMarkFollows="0" w:id="16"/>
      </w:r>
      <w:r w:rsidDel="00000000" w:rsidR="00000000" w:rsidRPr="00000000">
        <w:rPr>
          <w:rtl w:val="0"/>
        </w:rPr>
      </w:r>
    </w:p>
    <w:p w:rsidR="00000000" w:rsidDel="00000000" w:rsidP="00000000" w:rsidRDefault="00000000" w:rsidRPr="00000000" w14:paraId="00000070">
      <w:pPr>
        <w:spacing w:after="200" w:lineRule="auto"/>
        <w:rPr>
          <w:rFonts w:ascii="Calibri" w:cs="Calibri" w:eastAsia="Calibri" w:hAnsi="Calibri"/>
        </w:rPr>
      </w:pPr>
      <w:r w:rsidDel="00000000" w:rsidR="00000000" w:rsidRPr="00000000">
        <w:rPr>
          <w:rFonts w:ascii="Calibri" w:cs="Calibri" w:eastAsia="Calibri" w:hAnsi="Calibri"/>
          <w:rtl w:val="0"/>
        </w:rPr>
        <w:t xml:space="preserve">Each of these ills hampered economic growth, which in turn therefore curtailed human progress. More summed up the problem succinctly: fiat currency frustrated the Extropian mission.</w:t>
      </w:r>
    </w:p>
    <w:p w:rsidR="00000000" w:rsidDel="00000000" w:rsidP="00000000" w:rsidRDefault="00000000" w:rsidRPr="00000000" w14:paraId="00000071">
      <w:pPr>
        <w:spacing w:after="200" w:lineRule="auto"/>
        <w:rPr>
          <w:rFonts w:ascii="Calibri" w:cs="Calibri" w:eastAsia="Calibri" w:hAnsi="Calibri"/>
        </w:rPr>
      </w:pPr>
      <w:r w:rsidDel="00000000" w:rsidR="00000000" w:rsidRPr="00000000">
        <w:rPr>
          <w:rFonts w:ascii="Calibri" w:cs="Calibri" w:eastAsia="Calibri" w:hAnsi="Calibri"/>
          <w:rtl w:val="0"/>
        </w:rPr>
        <w:t xml:space="preserve">But, More argued, the ills could be remedied. As Hayek had described in </w:t>
      </w:r>
      <w:r w:rsidDel="00000000" w:rsidR="00000000" w:rsidRPr="00000000">
        <w:rPr>
          <w:rFonts w:ascii="Calibri" w:cs="Calibri" w:eastAsia="Calibri" w:hAnsi="Calibri"/>
          <w:i w:val="1"/>
          <w:iCs w:val="1"/>
          <w:rtl w:val="0"/>
        </w:rPr>
        <w:t xml:space="preserve">Denationalisation of Money</w:t>
      </w:r>
      <w:r w:rsidDel="00000000" w:rsidR="00000000" w:rsidRPr="00000000">
        <w:rPr>
          <w:rFonts w:ascii="Calibri" w:cs="Calibri" w:eastAsia="Calibri" w:hAnsi="Calibri"/>
          <w:rtl w:val="0"/>
        </w:rPr>
        <w:t xml:space="preserve">, the solution was to leave money to the free market. If the (de facto) state monopoly on money could be abolished, currency competition would incentivize private currency issuers to actually offer the most desirable form of money. Inflation, instability, undisciplined state expenditure, and monetary nationalism would be a thing of the past.</w:t>
      </w:r>
    </w:p>
    <w:p w:rsidR="00000000" w:rsidDel="00000000" w:rsidP="00000000" w:rsidRDefault="00000000" w:rsidRPr="00000000" w14:paraId="00000072">
      <w:pPr>
        <w:spacing w:after="200" w:lineRule="auto"/>
        <w:rPr>
          <w:rFonts w:ascii="Calibri" w:cs="Calibri" w:eastAsia="Calibri" w:hAnsi="Calibri"/>
        </w:rPr>
      </w:pPr>
      <w:r w:rsidDel="00000000" w:rsidR="00000000" w:rsidRPr="00000000">
        <w:rPr>
          <w:rFonts w:ascii="Calibri" w:cs="Calibri" w:eastAsia="Calibri" w:hAnsi="Calibri"/>
          <w:rtl w:val="0"/>
        </w:rPr>
        <w:t xml:space="preserve">That said, More, too, knew that this wouldn’t come easily. Whereas Hayek had always believed that convincing governments to adopt his proposal was going to be an uphill battle, the Extropian was probably even more pessimistic about this prospect than the Austrian economist had been in his book. Since governments benefit from their monopoly the most, they had no incentive to abolish it and every reason not to.</w:t>
      </w:r>
    </w:p>
    <w:p w:rsidR="00000000" w:rsidDel="00000000" w:rsidP="00000000" w:rsidRDefault="00000000" w:rsidRPr="00000000" w14:paraId="00000073">
      <w:pPr>
        <w:spacing w:after="200" w:lineRule="auto"/>
        <w:rPr>
          <w:rFonts w:ascii="Calibri" w:cs="Calibri" w:eastAsia="Calibri" w:hAnsi="Calibri"/>
        </w:rPr>
      </w:pPr>
      <w:r w:rsidDel="00000000" w:rsidR="00000000" w:rsidRPr="00000000">
        <w:rPr>
          <w:rFonts w:ascii="Calibri" w:cs="Calibri" w:eastAsia="Calibri" w:hAnsi="Calibri"/>
          <w:rtl w:val="0"/>
        </w:rPr>
        <w:t xml:space="preserve">Yet, More now saw a new opportunity. He believed that Hayek’s vision could be realized by leveraging the recent interest and innovation around electronic cash. It was trivial for governments to enforce a money monopoly when banks were easy to locate, regulate, tax, penalize, and shut down—but when banks can be hosted on personal computers on the other side of the world and operate with anonymous digital currency, the dynamic would change dramatically.</w:t>
      </w:r>
    </w:p>
    <w:p w:rsidR="00000000" w:rsidDel="00000000" w:rsidP="00000000" w:rsidRDefault="00000000" w:rsidRPr="00000000" w14:paraId="00000074">
      <w:pPr>
        <w:spacing w:after="200" w:lineRule="auto"/>
        <w:rPr>
          <w:rFonts w:ascii="Calibri" w:cs="Calibri" w:eastAsia="Calibri" w:hAnsi="Calibri"/>
        </w:rPr>
      </w:pPr>
      <w:r w:rsidDel="00000000" w:rsidR="00000000" w:rsidRPr="00000000">
        <w:rPr>
          <w:rFonts w:ascii="Calibri" w:cs="Calibri" w:eastAsia="Calibri" w:hAnsi="Calibri"/>
          <w:rtl w:val="0"/>
        </w:rPr>
        <w:t xml:space="preserve">Governments wouldn’t formally abolish the money monopoly, More figured, but the right set of technologies could make this monopoly much harder to enforce.</w:t>
      </w:r>
    </w:p>
    <w:p w:rsidR="00000000" w:rsidDel="00000000" w:rsidP="00000000" w:rsidRDefault="00000000" w:rsidRPr="00000000" w14:paraId="00000075">
      <w:pPr>
        <w:spacing w:after="200" w:lineRule="auto"/>
        <w:rPr>
          <w:rFonts w:ascii="Calibri" w:cs="Calibri" w:eastAsia="Calibri" w:hAnsi="Calibri"/>
        </w:rPr>
      </w:pPr>
      <w:r w:rsidDel="00000000" w:rsidR="00000000" w:rsidRPr="00000000">
        <w:rPr>
          <w:rFonts w:ascii="Calibri" w:cs="Calibri" w:eastAsia="Calibri" w:hAnsi="Calibri"/>
          <w:rtl w:val="0"/>
        </w:rPr>
        <w:t xml:space="preserve">Through his article in the journal, the founding father of the movement called on Extropians to consider transactional privacy and currency competition in tandem.</w:t>
      </w:r>
    </w:p>
    <w:p w:rsidR="00000000" w:rsidDel="00000000" w:rsidP="00000000" w:rsidRDefault="00000000" w:rsidRPr="00000000" w14:paraId="00000076">
      <w:pPr>
        <w:spacing w:after="200" w:lineRule="auto"/>
        <w:rPr>
          <w:rFonts w:ascii="Calibri" w:cs="Calibri" w:eastAsia="Calibri" w:hAnsi="Calibri"/>
        </w:rPr>
      </w:pPr>
      <w:r w:rsidDel="00000000" w:rsidR="00000000" w:rsidRPr="00000000">
        <w:rPr>
          <w:rFonts w:ascii="Calibri" w:cs="Calibri" w:eastAsia="Calibri" w:hAnsi="Calibri"/>
          <w:rtl w:val="0"/>
        </w:rPr>
        <w:t xml:space="preserve">“Competing currencies will trump the present system by controlling inflation, maximizing the stability of dynamic market economies, restraining the size of government, and by recognizing the absurdity of the nation-state,” More wrote. “Pairing this reform with the introduction of anonymous digital money would provide a potent one-two punch to the existing order—digital cash making it harder for governments to control and tax transactions.”</w:t>
      </w:r>
    </w:p>
    <w:p w:rsidR="00000000" w:rsidDel="00000000" w:rsidP="00000000" w:rsidRDefault="00000000" w:rsidRPr="00000000" w14:paraId="00000077">
      <w:pPr>
        <w:spacing w:after="200" w:lineRule="auto"/>
        <w:rPr>
          <w:rFonts w:ascii="Calibri" w:cs="Calibri" w:eastAsia="Calibri" w:hAnsi="Calibri"/>
        </w:rPr>
      </w:pPr>
      <w:r w:rsidDel="00000000" w:rsidR="00000000" w:rsidRPr="00000000">
        <w:rPr>
          <w:rFonts w:ascii="Calibri" w:cs="Calibri" w:eastAsia="Calibri" w:hAnsi="Calibri"/>
          <w:rtl w:val="0"/>
        </w:rPr>
        <w:t xml:space="preserve">Concluding:</w:t>
      </w:r>
    </w:p>
    <w:p w:rsidR="00000000" w:rsidDel="00000000" w:rsidP="00000000" w:rsidRDefault="00000000" w:rsidRPr="00000000" w14:paraId="00000078">
      <w:pPr>
        <w:spacing w:after="200" w:lineRule="auto"/>
        <w:rPr>
          <w:rFonts w:ascii="Calibri" w:cs="Calibri" w:eastAsia="Calibri" w:hAnsi="Calibri"/>
        </w:rPr>
      </w:pPr>
      <w:r w:rsidDel="00000000" w:rsidR="00000000" w:rsidRPr="00000000">
        <w:rPr>
          <w:rFonts w:ascii="Calibri" w:cs="Calibri" w:eastAsia="Calibri" w:hAnsi="Calibri"/>
          <w:rtl w:val="0"/>
        </w:rPr>
        <w:t xml:space="preserve">“I deeply regret Hayek’s recent death. [. . .] Not having been placed into biostasis, Hayek will never return to see the days of electronic cash and competing private currencies that his thinking may help bring about. If we are to remain the vanguard of the future, let’s see what we can do to hasten these crucial developments. Perhaps we will yet see a private currency bearing Hayek’s name.”</w:t>
      </w:r>
      <w:r w:rsidDel="00000000" w:rsidR="00000000" w:rsidRPr="00000000">
        <w:rPr>
          <w:rFonts w:ascii="Calibri" w:cs="Calibri" w:eastAsia="Calibri" w:hAnsi="Calibri"/>
          <w:vertAlign w:val="superscript"/>
        </w:rPr>
        <w:footnoteReference w:customMarkFollows="0" w:id="17"/>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on van Wirdum" w:id="0" w:date="2024-05-08T11:06:16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actually have been one course; hence, one degree.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Ed Regis, “Meet the Extropians,” </w:t>
      </w:r>
      <w:r w:rsidDel="00000000" w:rsidR="00000000" w:rsidRPr="00000000">
        <w:rPr>
          <w:i w:val="1"/>
          <w:iCs w:val="1"/>
          <w:sz w:val="20"/>
          <w:szCs w:val="20"/>
          <w:rtl w:val="0"/>
        </w:rPr>
        <w:t xml:space="preserve">Wired</w:t>
      </w:r>
      <w:r w:rsidDel="00000000" w:rsidR="00000000" w:rsidRPr="00000000">
        <w:rPr>
          <w:sz w:val="20"/>
          <w:szCs w:val="20"/>
          <w:rtl w:val="0"/>
        </w:rPr>
        <w:t xml:space="preserve">, October 1, 1994, </w:t>
      </w:r>
      <w:hyperlink r:id="rId1">
        <w:r w:rsidDel="00000000" w:rsidR="00000000" w:rsidRPr="00000000">
          <w:rPr>
            <w:color w:val="1155cc"/>
            <w:sz w:val="20"/>
            <w:szCs w:val="20"/>
            <w:u w:val="single"/>
            <w:rtl w:val="0"/>
          </w:rPr>
          <w:t xml:space="preserve">https://www.wired.com/1994/10/extropians/</w:t>
        </w:r>
      </w:hyperlink>
      <w:r w:rsidDel="00000000" w:rsidR="00000000" w:rsidRPr="00000000">
        <w:rPr>
          <w:sz w:val="20"/>
          <w:szCs w:val="20"/>
          <w:rtl w:val="0"/>
        </w:rPr>
        <w:t xml:space="preserve">. </w:t>
      </w:r>
    </w:p>
  </w:footnote>
  <w:footnote w:id="1">
    <w:p w:rsidR="00000000" w:rsidDel="00000000" w:rsidP="00000000" w:rsidRDefault="00000000" w:rsidRPr="00000000" w14:paraId="000000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Douglas Martin, “</w:t>
      </w:r>
      <w:r w:rsidDel="00000000" w:rsidR="00000000" w:rsidRPr="00000000">
        <w:rPr>
          <w:sz w:val="20"/>
          <w:szCs w:val="20"/>
          <w:rtl w:val="0"/>
        </w:rPr>
        <w:t xml:space="preserve">Futurist Known as FM-2030 Is Dead at 69,” </w:t>
      </w:r>
      <w:r w:rsidDel="00000000" w:rsidR="00000000" w:rsidRPr="00000000">
        <w:rPr>
          <w:i w:val="1"/>
          <w:iCs w:val="1"/>
          <w:sz w:val="20"/>
          <w:szCs w:val="20"/>
          <w:rtl w:val="0"/>
        </w:rPr>
        <w:t xml:space="preserve">The New York Times</w:t>
      </w:r>
      <w:r w:rsidDel="00000000" w:rsidR="00000000" w:rsidRPr="00000000">
        <w:rPr>
          <w:sz w:val="20"/>
          <w:szCs w:val="20"/>
          <w:rtl w:val="0"/>
        </w:rPr>
        <w:t xml:space="preserve">, July 11, 2000, </w:t>
      </w:r>
      <w:hyperlink r:id="rId2">
        <w:r w:rsidDel="00000000" w:rsidR="00000000" w:rsidRPr="00000000">
          <w:rPr>
            <w:color w:val="1155cc"/>
            <w:sz w:val="20"/>
            <w:szCs w:val="20"/>
            <w:u w:val="single"/>
            <w:rtl w:val="0"/>
          </w:rPr>
          <w:t xml:space="preserve">https://www.nytimes.com/2000/07/11/us/futurist-known-as-fm-2030-is-dead-at-69.html</w:t>
        </w:r>
      </w:hyperlink>
      <w:r w:rsidDel="00000000" w:rsidR="00000000" w:rsidRPr="00000000">
        <w:rPr>
          <w:sz w:val="20"/>
          <w:szCs w:val="20"/>
          <w:rtl w:val="0"/>
        </w:rPr>
        <w:t xml:space="preserve">.</w:t>
      </w:r>
      <w:r w:rsidDel="00000000" w:rsidR="00000000" w:rsidRPr="00000000">
        <w:rPr>
          <w:rtl w:val="0"/>
        </w:rPr>
      </w:r>
    </w:p>
  </w:footnote>
  <w:footnote w:id="2">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 Eric Drexler, </w:t>
      </w:r>
      <w:r w:rsidDel="00000000" w:rsidR="00000000" w:rsidRPr="00000000">
        <w:rPr>
          <w:i w:val="1"/>
          <w:iCs w:val="1"/>
          <w:sz w:val="20"/>
          <w:szCs w:val="20"/>
          <w:rtl w:val="0"/>
        </w:rPr>
        <w:t xml:space="preserve">Engines of Creation </w:t>
      </w:r>
      <w:r w:rsidDel="00000000" w:rsidR="00000000" w:rsidRPr="00000000">
        <w:rPr>
          <w:sz w:val="20"/>
          <w:szCs w:val="20"/>
          <w:rtl w:val="0"/>
        </w:rPr>
        <w:t xml:space="preserve">(New York: Doubleday, 1986), 146.</w:t>
      </w:r>
      <w:r w:rsidDel="00000000" w:rsidR="00000000" w:rsidRPr="00000000">
        <w:rPr>
          <w:rtl w:val="0"/>
        </w:rPr>
      </w:r>
    </w:p>
  </w:footnote>
  <w:footnote w:id="3">
    <w:p w:rsidR="00000000" w:rsidDel="00000000" w:rsidP="00000000" w:rsidRDefault="00000000" w:rsidRPr="00000000" w14:paraId="000000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Max More, “Transhumanism: Towards a Futurist Philosophy,” maxmore.com, accessed via </w:t>
      </w:r>
      <w:hyperlink r:id="rId3">
        <w:r w:rsidDel="00000000" w:rsidR="00000000" w:rsidRPr="00000000">
          <w:rPr>
            <w:color w:val="1155cc"/>
            <w:sz w:val="20"/>
            <w:szCs w:val="20"/>
            <w:u w:val="single"/>
            <w:rtl w:val="0"/>
          </w:rPr>
          <w:t xml:space="preserve">https://web.archive.org/web/20051029125153/http://www.maxmore.com/transhum.htm</w:t>
        </w:r>
      </w:hyperlink>
      <w:r w:rsidDel="00000000" w:rsidR="00000000" w:rsidRPr="00000000">
        <w:rPr>
          <w:sz w:val="20"/>
          <w:szCs w:val="20"/>
          <w:rtl w:val="0"/>
        </w:rPr>
        <w:t xml:space="preserve">.</w:t>
      </w:r>
      <w:r w:rsidDel="00000000" w:rsidR="00000000" w:rsidRPr="00000000">
        <w:rPr>
          <w:rtl w:val="0"/>
        </w:rPr>
      </w:r>
    </w:p>
  </w:footnote>
  <w:footnote w:id="4">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Max More, “The Extropian Principles: A Transhumanist Declaration,” maxmore.com</w:t>
      </w:r>
      <w:r w:rsidDel="00000000" w:rsidR="00000000" w:rsidRPr="00000000">
        <w:rPr>
          <w:sz w:val="20"/>
          <w:szCs w:val="20"/>
          <w:rtl w:val="0"/>
        </w:rPr>
        <w:t xml:space="preserve">, accessed via </w:t>
      </w:r>
      <w:hyperlink r:id="rId4">
        <w:r w:rsidDel="00000000" w:rsidR="00000000" w:rsidRPr="00000000">
          <w:rPr>
            <w:color w:val="1155cc"/>
            <w:sz w:val="20"/>
            <w:szCs w:val="20"/>
            <w:u w:val="single"/>
            <w:rtl w:val="0"/>
          </w:rPr>
          <w:t xml:space="preserve">https://web.archive.org/web/20090130143449/https://www.maxmore.com/extprn3.htm</w:t>
        </w:r>
      </w:hyperlink>
      <w:r w:rsidDel="00000000" w:rsidR="00000000" w:rsidRPr="00000000">
        <w:rPr>
          <w:sz w:val="20"/>
          <w:szCs w:val="20"/>
          <w:rtl w:val="0"/>
        </w:rPr>
        <w:t xml:space="preserve">. </w:t>
      </w:r>
      <w:r w:rsidDel="00000000" w:rsidR="00000000" w:rsidRPr="00000000">
        <w:rPr>
          <w:rtl w:val="0"/>
        </w:rPr>
      </w:r>
    </w:p>
  </w:footnote>
  <w:footnote w:id="5">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American Food and Drug Administration (FDA) was a particularly restrictive example; the federal agency made tinkering with and trying out new types of drugs and medicine all but impossible.</w:t>
      </w:r>
    </w:p>
  </w:footnote>
  <w:footnote w:id="8">
    <w:p w:rsidR="00000000" w:rsidDel="00000000" w:rsidP="00000000" w:rsidRDefault="00000000" w:rsidRPr="00000000" w14:paraId="0000007F">
      <w:pPr>
        <w:spacing w:line="240" w:lineRule="auto"/>
        <w:rPr>
          <w:rFonts w:ascii="Helvetica Neue" w:cs="Helvetica Neue" w:eastAsia="Helvetica Neue" w:hAnsi="Helvetica Neue"/>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Helvetica Neue" w:cs="Helvetica Neue" w:eastAsia="Helvetica Neue" w:hAnsi="Helvetica Neue"/>
          <w:sz w:val="20"/>
          <w:szCs w:val="20"/>
          <w:rtl w:val="0"/>
        </w:rPr>
        <w:t xml:space="preserve">Max More, “Transhumanism</w:t>
      </w:r>
      <w:r w:rsidDel="00000000" w:rsidR="00000000" w:rsidRPr="00000000">
        <w:rPr>
          <w:sz w:val="20"/>
          <w:szCs w:val="20"/>
          <w:rtl w:val="0"/>
        </w:rPr>
        <w:t xml:space="preserve">.”</w:t>
      </w:r>
      <w:r w:rsidDel="00000000" w:rsidR="00000000" w:rsidRPr="00000000">
        <w:rPr>
          <w:rtl w:val="0"/>
        </w:rPr>
      </w:r>
    </w:p>
  </w:footnote>
  <w:footnote w:id="10">
    <w:p w:rsidR="00000000" w:rsidDel="00000000" w:rsidP="00000000" w:rsidRDefault="00000000" w:rsidRPr="00000000" w14:paraId="000000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E.g., Phil Salin, “Costs and Computers,” </w:t>
      </w:r>
      <w:r w:rsidDel="00000000" w:rsidR="00000000" w:rsidRPr="00000000">
        <w:rPr>
          <w:i w:val="1"/>
          <w:iCs w:val="1"/>
          <w:sz w:val="20"/>
          <w:szCs w:val="20"/>
          <w:rtl w:val="0"/>
        </w:rPr>
        <w:t xml:space="preserve">Release 1.0 </w:t>
      </w:r>
      <w:r w:rsidDel="00000000" w:rsidR="00000000" w:rsidRPr="00000000">
        <w:rPr>
          <w:sz w:val="20"/>
          <w:szCs w:val="20"/>
          <w:rtl w:val="0"/>
        </w:rPr>
        <w:t xml:space="preserve">(November 25, 1991): 5–18; Phil Salin, “</w:t>
      </w:r>
      <w:r w:rsidDel="00000000" w:rsidR="00000000" w:rsidRPr="00000000">
        <w:rPr>
          <w:sz w:val="20"/>
          <w:szCs w:val="20"/>
          <w:rtl w:val="0"/>
        </w:rPr>
        <w:t xml:space="preserve">The Ecology of Decisions, or ‘An Inquiry into the Nature and Causes of the Wealth of Kitchens’,” </w:t>
      </w:r>
      <w:r w:rsidDel="00000000" w:rsidR="00000000" w:rsidRPr="00000000">
        <w:rPr>
          <w:i w:val="1"/>
          <w:iCs w:val="1"/>
          <w:sz w:val="20"/>
          <w:szCs w:val="20"/>
          <w:rtl w:val="0"/>
        </w:rPr>
        <w:t xml:space="preserve">Market Process </w:t>
      </w:r>
      <w:r w:rsidDel="00000000" w:rsidR="00000000" w:rsidRPr="00000000">
        <w:rPr>
          <w:sz w:val="20"/>
          <w:szCs w:val="20"/>
          <w:rtl w:val="0"/>
        </w:rPr>
        <w:t xml:space="preserve">8 (Spring 1990): 91–114. </w:t>
      </w:r>
      <w:r w:rsidDel="00000000" w:rsidR="00000000" w:rsidRPr="00000000">
        <w:rPr>
          <w:rtl w:val="0"/>
        </w:rPr>
      </w:r>
    </w:p>
  </w:footnote>
  <w:footnote w:id="15">
    <w:p w:rsidR="00000000" w:rsidDel="00000000" w:rsidP="00000000" w:rsidRDefault="00000000" w:rsidRPr="00000000" w14:paraId="000000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​​Lawrence H. White, “Thoughts on the Economics of ‘Digital Currency’.” </w:t>
      </w:r>
      <w:r w:rsidDel="00000000" w:rsidR="00000000" w:rsidRPr="00000000">
        <w:rPr>
          <w:i w:val="1"/>
          <w:iCs w:val="1"/>
          <w:sz w:val="20"/>
          <w:szCs w:val="20"/>
          <w:rtl w:val="0"/>
        </w:rPr>
        <w:t xml:space="preserve">Extropy</w:t>
      </w:r>
      <w:r w:rsidDel="00000000" w:rsidR="00000000" w:rsidRPr="00000000">
        <w:rPr>
          <w:sz w:val="20"/>
          <w:szCs w:val="20"/>
          <w:rtl w:val="0"/>
        </w:rPr>
        <w:t xml:space="preserve"> 15 (2nd–3d Quarter 1995): 18.</w:t>
      </w:r>
    </w:p>
  </w:footnote>
  <w:footnote w:id="11">
    <w:p w:rsidR="00000000" w:rsidDel="00000000" w:rsidP="00000000" w:rsidRDefault="00000000" w:rsidRPr="00000000" w14:paraId="0000008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Facilities include Alcor and the Cryonics Institute (both in the US), Kriorus (Russia), Tomorrow Bio (Germany), and </w:t>
      </w:r>
      <w:r w:rsidDel="00000000" w:rsidR="00000000" w:rsidRPr="00000000">
        <w:rPr>
          <w:sz w:val="20"/>
          <w:szCs w:val="20"/>
          <w:rtl w:val="0"/>
        </w:rPr>
        <w:t xml:space="preserve">Yinfeng Biological Group (China).</w:t>
      </w:r>
      <w:r w:rsidDel="00000000" w:rsidR="00000000" w:rsidRPr="00000000">
        <w:rPr>
          <w:rtl w:val="0"/>
        </w:rPr>
      </w:r>
    </w:p>
  </w:footnote>
  <w:footnote w:id="9">
    <w:p w:rsidR="00000000" w:rsidDel="00000000" w:rsidP="00000000" w:rsidRDefault="00000000" w:rsidRPr="00000000" w14:paraId="000000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Don Lavoie, Howard Baetjer, and William Tulloh, “High-Tech Hayekians: Some Possible Research Topics in the Economics of Computation,” </w:t>
      </w:r>
      <w:r w:rsidDel="00000000" w:rsidR="00000000" w:rsidRPr="00000000">
        <w:rPr>
          <w:i w:val="1"/>
          <w:iCs w:val="1"/>
          <w:sz w:val="20"/>
          <w:szCs w:val="20"/>
          <w:rtl w:val="0"/>
        </w:rPr>
        <w:t xml:space="preserve">Market Process </w:t>
      </w:r>
      <w:r w:rsidDel="00000000" w:rsidR="00000000" w:rsidRPr="00000000">
        <w:rPr>
          <w:sz w:val="20"/>
          <w:szCs w:val="20"/>
          <w:rtl w:val="0"/>
        </w:rPr>
        <w:t xml:space="preserve">8 (Spring 1990): 119–146.</w:t>
      </w:r>
      <w:r w:rsidDel="00000000" w:rsidR="00000000" w:rsidRPr="00000000">
        <w:rPr>
          <w:rtl w:val="0"/>
        </w:rPr>
      </w:r>
    </w:p>
  </w:footnote>
  <w:footnote w:id="6">
    <w:p w:rsidR="00000000" w:rsidDel="00000000" w:rsidP="00000000" w:rsidRDefault="00000000" w:rsidRPr="00000000" w14:paraId="000000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More, “Extropian Principles.” </w:t>
      </w:r>
    </w:p>
  </w:footnote>
  <w:footnote w:id="12">
    <w:p w:rsidR="00000000" w:rsidDel="00000000" w:rsidP="00000000" w:rsidRDefault="00000000" w:rsidRPr="00000000" w14:paraId="000000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“Protecting Privacy with Electronic Cash,” </w:t>
      </w:r>
      <w:r w:rsidDel="00000000" w:rsidR="00000000" w:rsidRPr="00000000">
        <w:rPr>
          <w:i w:val="1"/>
          <w:iCs w:val="1"/>
          <w:sz w:val="20"/>
          <w:szCs w:val="20"/>
          <w:rtl w:val="0"/>
        </w:rPr>
        <w:t xml:space="preserve">Extropy</w:t>
      </w:r>
      <w:r w:rsidDel="00000000" w:rsidR="00000000" w:rsidRPr="00000000">
        <w:rPr>
          <w:sz w:val="20"/>
          <w:szCs w:val="20"/>
          <w:rtl w:val="0"/>
        </w:rPr>
        <w:t xml:space="preserve"> 10 (Winter/Spring 1993): 14.</w:t>
      </w:r>
    </w:p>
  </w:footnote>
  <w:footnote w:id="13">
    <w:p w:rsidR="00000000" w:rsidDel="00000000" w:rsidP="00000000" w:rsidRDefault="00000000" w:rsidRPr="00000000" w14:paraId="000000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Mark Grant, “Introduction to Digital Cash,” </w:t>
      </w:r>
      <w:r w:rsidDel="00000000" w:rsidR="00000000" w:rsidRPr="00000000">
        <w:rPr>
          <w:i w:val="1"/>
          <w:iCs w:val="1"/>
          <w:sz w:val="20"/>
          <w:szCs w:val="20"/>
          <w:rtl w:val="0"/>
        </w:rPr>
        <w:t xml:space="preserve">Extropy</w:t>
      </w:r>
      <w:r w:rsidDel="00000000" w:rsidR="00000000" w:rsidRPr="00000000">
        <w:rPr>
          <w:sz w:val="20"/>
          <w:szCs w:val="20"/>
          <w:rtl w:val="0"/>
        </w:rPr>
        <w:t xml:space="preserve"> 15 (2nd–3d Quarter 1995): 15.</w:t>
      </w:r>
    </w:p>
  </w:footnote>
  <w:footnote w:id="14">
    <w:p w:rsidR="00000000" w:rsidDel="00000000" w:rsidP="00000000" w:rsidRDefault="00000000" w:rsidRPr="00000000" w14:paraId="000000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Eric Watt Forste, “The Theory of Free Banking (George A. Selgin),” </w:t>
      </w:r>
      <w:r w:rsidDel="00000000" w:rsidR="00000000" w:rsidRPr="00000000">
        <w:rPr>
          <w:i w:val="1"/>
          <w:iCs w:val="1"/>
          <w:sz w:val="20"/>
          <w:szCs w:val="20"/>
          <w:rtl w:val="0"/>
        </w:rPr>
        <w:t xml:space="preserve">Extropy</w:t>
      </w:r>
      <w:r w:rsidDel="00000000" w:rsidR="00000000" w:rsidRPr="00000000">
        <w:rPr>
          <w:sz w:val="20"/>
          <w:szCs w:val="20"/>
          <w:rtl w:val="0"/>
        </w:rPr>
        <w:t xml:space="preserve"> 15 (2nd–3d Quarter 1995): 53.</w:t>
      </w:r>
    </w:p>
  </w:footnote>
  <w:footnote w:id="16">
    <w:p w:rsidR="00000000" w:rsidDel="00000000" w:rsidP="00000000" w:rsidRDefault="00000000" w:rsidRPr="00000000" w14:paraId="000000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Max More, “Hayek’s Denationalisation of Money,” </w:t>
      </w:r>
      <w:r w:rsidDel="00000000" w:rsidR="00000000" w:rsidRPr="00000000">
        <w:rPr>
          <w:i w:val="1"/>
          <w:iCs w:val="1"/>
          <w:sz w:val="20"/>
          <w:szCs w:val="20"/>
          <w:rtl w:val="0"/>
        </w:rPr>
        <w:t xml:space="preserve">Extropy</w:t>
      </w:r>
      <w:r w:rsidDel="00000000" w:rsidR="00000000" w:rsidRPr="00000000">
        <w:rPr>
          <w:sz w:val="20"/>
          <w:szCs w:val="20"/>
          <w:rtl w:val="0"/>
        </w:rPr>
        <w:t xml:space="preserve"> 15 (2nd–3d Quarter 1995): 20.</w:t>
      </w:r>
    </w:p>
  </w:footnote>
  <w:footnote w:id="17">
    <w:p w:rsidR="00000000" w:rsidDel="00000000" w:rsidP="00000000" w:rsidRDefault="00000000" w:rsidRPr="00000000" w14:paraId="000000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More, “Hayek’s Denationalisation of Money,” 20.</w:t>
      </w:r>
      <w:r w:rsidDel="00000000" w:rsidR="00000000" w:rsidRPr="00000000">
        <w:rPr>
          <w:rtl w:val="0"/>
        </w:rPr>
      </w:r>
    </w:p>
  </w:footnote>
  <w:footnote w:id="7">
    <w:p w:rsidR="00000000" w:rsidDel="00000000" w:rsidP="00000000" w:rsidRDefault="00000000" w:rsidRPr="00000000" w14:paraId="000000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Much of this section is based on Finn Brunton’s </w:t>
      </w:r>
      <w:r w:rsidDel="00000000" w:rsidR="00000000" w:rsidRPr="00000000">
        <w:rPr>
          <w:i w:val="1"/>
          <w:iCs w:val="1"/>
          <w:sz w:val="20"/>
          <w:szCs w:val="20"/>
          <w:rtl w:val="0"/>
        </w:rPr>
        <w:t xml:space="preserve">Digital Cash: The Unknown History of the Anarchists, Utopians, and Technologists Who Built Cryptocurrency </w:t>
      </w:r>
      <w:r w:rsidDel="00000000" w:rsidR="00000000" w:rsidRPr="00000000">
        <w:rPr>
          <w:sz w:val="20"/>
          <w:szCs w:val="20"/>
          <w:rtl w:val="0"/>
        </w:rPr>
        <w:t xml:space="preserve">(Princeton, NJ: Princeton University Press, 2019)</w:t>
      </w:r>
      <w:r w:rsidDel="00000000" w:rsidR="00000000" w:rsidRPr="00000000">
        <w:rPr>
          <w:sz w:val="20"/>
          <w:szCs w:val="20"/>
          <w:rtl w:val="0"/>
        </w:rPr>
        <w:t xml:space="preserve">, </w:t>
      </w:r>
      <w:r w:rsidDel="00000000" w:rsidR="00000000" w:rsidRPr="00000000">
        <w:rPr>
          <w:sz w:val="20"/>
          <w:szCs w:val="20"/>
          <w:rtl w:val="0"/>
        </w:rPr>
        <w:t xml:space="preserve">118–134.</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wired.com/1994/10/extropians/" TargetMode="External"/><Relationship Id="rId2" Type="http://schemas.openxmlformats.org/officeDocument/2006/relationships/hyperlink" Target="https://www.nytimes.com/2000/07/11/us/futurist-known-as-fm-2030-is-dead-at-69.html" TargetMode="External"/><Relationship Id="rId3" Type="http://schemas.openxmlformats.org/officeDocument/2006/relationships/hyperlink" Target="https://web.archive.org/web/20051029125153/http://www.maxmore.com/transhum.htm" TargetMode="External"/><Relationship Id="rId4" Type="http://schemas.openxmlformats.org/officeDocument/2006/relationships/hyperlink" Target="https://web.archive.org/web/20090130143449/https://www.maxmore.com/extprn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